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year-specific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del w:id="900009" w:author="Claude" w:date="2026-10-08T18:30:00Z">
              <w:r>
                <w:rPr>
                  <w:rStyle w:val="Hyperlink"/>
                  <w:noProof/>
                </w:rPr>
                <w:delText xml:space="preserve">Supply anchored lines in the survey</w:delText>
              </w:r>
            </w:del>
            <w:ins w:id="900010" w:author="Claude" w:date="2026-10-08T18:30:00Z">
              <w:r>
                <w:rPr>
                  <w:rStyle w:val="Hyperlink"/>
                  <w:noProof/>
                </w:rPr>
                <w:t xml:space="preserve">Supply anchored poverty lines</w:t>
              </w:r>
            </w:ins>
            <w:r>
              <w:rPr>
                <w:noProof/>
                <w:webHidden/>
              </w:rPr>
              <w:tab/>
              <w:fldChar w:fldCharType="begin"/>
              <w:instrText xml:space="preserve"> PAGEREF _Toc242266101 \h </w:instrText>
              <w:fldChar w:fldCharType="separate"/>
              <w:t>92</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 xml:space="preserve">11.11.2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Route A: Supply welfare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Route B: Convert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fldChar w:fldCharType="begin"/>
              <w:instrText xml:space="preserve"> PAGEREF _Toc900001 \h </w:instrText>
              <w:fldChar w:fldCharType="separate"/>
              <w:t>97</w:t>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Anchored poverty uses supplied anchored lines: official anchored thresholds where available, or lines prepared outside the app, </w:t>
      </w:r>
      <w:del w:id="900001" w:author="Claude" w:date="2026-10-08T18:30:00Z">
        <w:r>
          <w:delText xml:space="preserve">stored in a survey column or entered as one numeric line per survey year</w:delText>
        </w:r>
      </w:del>
      <w:ins w:id="900002" w:author="Claude" w:date="2026-10-08T18:30:00Z">
        <w:r>
          <w:t xml:space="preserve">entered in Step 3 as one numeric line per survey year or stored in a survey column</w:t>
        </w:r>
      </w:ins>
      <w:r>
        <w:t xml:space="preserve"> (Section 11.11).</w:t>
      </w:r>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(Section 11.13).</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
      <w:r>
        <w:t>Compute direct estimates and sampling variances for each area and year.</w:t>
      </w:r>
    </w:p>
    <w:p w14:paraId="74B9DC6A" w14:textId="77777777" w:rsidR="004F44B0" w:rsidRDefault="001F4DFD">
      <w:pPr>
        <w:numPr>
          <w:ilvl w:val="0"/>
          <w:numId w:val="7"/>
        </w:numPr>
      </w:pPr>
      <w:r>
        <w:t>Review direct estimates, sample sizes, standard errors, and coefficients of variation.</w:t>
      </w:r>
    </w:p>
    <w:p w14:paraId="1949C99E" w14:textId="77777777" w:rsidR="004F44B0" w:rsidRDefault="001F4DFD">
      <w:pPr>
        <w:numPr>
          <w:ilvl w:val="0"/>
          <w:numId w:val="7"/>
        </w:numPr>
      </w:pPr>
      <w:r>
        <w:lastRenderedPageBreak/>
        <w:t>Run UFH models separately by year.</w:t>
      </w:r>
    </w:p>
    <w:p w14:paraId="3EC876A9" w14:textId="77777777" w:rsidR="004F44B0" w:rsidRDefault="001F4DFD">
      <w:pPr>
        <w:numPr>
          <w:ilvl w:val="0"/>
          <w:numId w:val="7"/>
        </w:numPr>
      </w:pPr>
      <w:r>
        <w:t>Review UFH diagnostics and compare UFH estimates with direct estimates.</w:t>
      </w:r>
    </w:p>
    <w:p w14:paraId="2B7CF714" w14:textId="77777777" w:rsidR="004F44B0" w:rsidRDefault="001F4DFD">
      <w:pPr>
        <w:numPr>
          <w:ilvl w:val="0"/>
          <w:numId w:val="7"/>
        </w:numPr>
      </w:pPr>
      <w:r>
        <w:t>Run MFH models when two or more comparable years are available.</w:t>
      </w:r>
    </w:p>
    <w:p w14:paraId="741F9141" w14:textId="77777777" w:rsidR="004F44B0" w:rsidRDefault="001F4DFD">
      <w:pPr>
        <w:numPr>
          <w:ilvl w:val="0"/>
          <w:numId w:val="7"/>
        </w:numPr>
      </w:pPr>
      <w:r>
        <w:t>Compare direct, UFH, and MFH estimates.</w:t>
      </w:r>
    </w:p>
    <w:p w14:paraId="7A146664" w14:textId="77777777" w:rsidR="004F44B0" w:rsidRDefault="001F4DFD">
      <w:pPr>
        <w:numPr>
          <w:ilvl w:val="0"/>
          <w:numId w:val="7"/>
        </w:numPr>
      </w:pPr>
      <w:r>
        <w:t>Review uncertainty, diagnostics, sensitivity checks, and maps.</w:t>
      </w:r>
    </w:p>
    <w:p w14:paraId="7BA90D39" w14:textId="77777777" w:rsidR="004F44B0" w:rsidRDefault="001F4DFD">
      <w:pPr>
        <w:numPr>
          <w:ilvl w:val="0"/>
          <w:numId w:val="7"/>
        </w:numPr>
      </w:pPr>
      <w:r>
        <w:t>Select recommended estimates for reporting.</w:t>
      </w:r>
    </w:p>
    <w:p w14:paraId="1F6D5080" w14:textId="77777777" w:rsidR="004F44B0" w:rsidRDefault="001F4DFD">
      <w:pPr>
        <w:numPr>
          <w:ilvl w:val="0"/>
          <w:numId w:val="7"/>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 xml:space="preserve">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CPI inputs are applied only to mean welfare; </w:t>
      </w:r>
      <w:del w:id="900003" w:author="Claude" w:date="2026-10-08T18:30:00Z">
        <w:r>
          <w:delText xml:space="preserve">anchored poverty lines are supplied in the survey (Section 11.11).</w:delText>
        </w:r>
      </w:del>
      <w:ins w:id="900004" w:author="Claude" w:date="2026-10-08T18:30:00Z">
        <w:r>
          <w:t xml:space="preserve">anchored poverty lines are entered as numeric values by survey year or supplied in a survey column (Section 11.11).</w:t>
        </w:r>
      </w:ins>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 xml:space="preserve">Higher-level geographic unit, such as a region or the national total. Column: the selected benchmark-level variable, or benchmark_level, level, group, group_id, region, reg or region_id; it can be omitted when there is a single group.</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 Name the column year, time or period.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 xml:space="preserve">Direct, official, or otherwise trusted estimate. Name the column benchmark or target (also accepted: B_r, benchmark_target, regional_benchmark, direct, direct_rate, poverty_rate).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 xml:space="preserve">Not read from the benchmark-target file: aggregation populations come from the population file or are estimated from the survey (Section 3.7).</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so targets should then be supplied in the same current prices as that survey year’s welfare, that is, the prices of its income reference year (for EU-SILC, usually the year before the survey);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 xml:space="preserve">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Anchored poverty does not use the CPI input: </w:t>
      </w:r>
      <w:del w:id="900005" w:author="Claude" w:date="2026-10-08T18:30:00Z">
        <w:r>
          <w:delText xml:space="preserve">supply the anchored lines in the survey and, if you calculate them yourself,</w:delText>
        </w:r>
      </w:del>
      <w:ins w:id="900006" w:author="Claude" w:date="2026-10-08T18:30:00Z">
        <w:r>
          <w:t xml:space="preserve">enter the anchored lines as numeric values by survey year or supply them in a survey column and, if you calculate them yourself,</w:t>
        </w:r>
      </w:ins>
      <w:r>
        <w:t xml:space="preserve"> apply the same CPI principles outside the app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 xml:space="preserve">For an anchored poverty line, keep the anchor-year threshold fixed in real terms and express it in the same prices as each survey welfare observation. </w:t>
      </w:r>
      <w:del w:id="900007" w:author="Claude" w:date="2026-10-08T18:30:00Z">
        <w:r>
          <w:delText xml:space="preserve">Supply the anchored lines in a survey column, using official anchored thresholds where available (Section 11.11).</w:delText>
        </w:r>
      </w:del>
      <w:ins w:id="900008" w:author="Claude" w:date="2026-10-08T18:30:00Z">
        <w:r>
          <w:t xml:space="preserve">Enter the anchored lines in Step 3 as one numeric value per survey year, or supply them in a survey column when they vary across records, using official anchored thresholds where available (Section 11.11).</w:t>
        </w:r>
      </w:ins>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(equal to the survey weight for person records with household size 1),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persons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Section 4.6),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 xml:space="preserve">Coefficient of variation: standard error divided by the direct estimate, often shown as a percentage.</w:t>
            </w:r>
          </w:p>
        </w:tc>
      </w:tr>
    </w:tbl>
    <w:p w14:paraId="1F3AABD8" w14:textId="77777777" w:rsidR="004F44B0" w:rsidRDefault="001F4DFD">
      <w:pPr>
        <w:pStyle w:val="BodyText"/>
      </w:pPr>
      <w:r>
        <w:t xml:space="preserve">Direct estimates should be computed using the appropriate survey weights and, where possible, the survey design variables. In the Dashboard, direct estimates are therefore person-weighted; household size must be present in the survey data and mapped in the app (use a constant-one column for person records with person weights).</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 The Dashboard stores CVs as ratios: 0.09 means 9%. Multiply by 100 to present a CV as a percentage.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for each domain and year: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arcsin or no transformation for the headcount ratio (FGT(0)), and log or no transformation for mean welfare. FGT(1) and FGT(2) are always modeled without transformation.</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(Section 11.13).</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and whether results are sensitive to alternative model choices.</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For poverty rates and mean welfare, the Dashboard applies a region-level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 and the benchmark year matches the survey year.</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 xml:space="preserve">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when the two waves are drawn independently.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Select bc_sm, a domain-year smearing factor (Annex G.4), to obtain arithmetic-mean welfare predictions on the currency scale, and document the correction. With none, the unbenchmarked model estimates are geometric means.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and whether results are sensitive to covariance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are identified.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
      <w:r>
        <w:t>Do UFH and MFH improve precision without producing implausible estimates?</w:t>
      </w:r>
    </w:p>
    <w:p w14:paraId="7954A531" w14:textId="77777777" w:rsidR="004F44B0" w:rsidRDefault="001F4DFD">
      <w:pPr>
        <w:numPr>
          <w:ilvl w:val="0"/>
          <w:numId w:val="8"/>
        </w:numPr>
      </w:pPr>
      <w:r>
        <w:t>Does MFH improve time comparability relative to separate UFH models?</w:t>
      </w:r>
    </w:p>
    <w:p w14:paraId="3F523B25" w14:textId="77777777" w:rsidR="004F44B0" w:rsidRDefault="001F4DFD">
      <w:pPr>
        <w:numPr>
          <w:ilvl w:val="0"/>
          <w:numId w:val="8"/>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to set the indicator and price basis; Section 11.13 explains how to read the change outputs. The classic dashboard remains available; the wizard is the recommended interface for routine use. These instructions refer to application 5.2.0-rc.6 with wizard 5.12. The screenshots use the Spain example (survey years 2012 and 2013); the worked examples use 2022 and 2023.</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 xml:space="preserve">Install R 4.2 or later from https://cran.r-project.org/, using a current version approved by your organization. RStudio Desktop is optional. If you already use it and Pandoc is missing or too old, update it to the latest stable version compatible with your computer and restart the wizard: https://posit.co/download/rstudio-desktop/. RStudio supplies Pandoc.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if macOS blocks it, open System Settings → Privacy &amp; Security and choose Open Anyway (macOS 15 or later), or Control-click the file and choose Open (macOS 14 or earlier).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The wizard reports outstanding items at each step. Run Analysis becomes available once the Step 1 inputs are complete (two analysis years, a seed, and the survey, auxiliary and geometry files), but a run starts only after Check Data Readiness has passed without an ERROR. Changing the survey, auxiliary, geometry, benchmark-target or population file, the variable mapping, the poverty line, the indicator, the transformation and back-transformation choices, LASSO, the seed, the bootstrap replicates, the steps to run, the benchmarking choice or the run label resets that check. Some other changes, including the CPI file and price settings, the variance and covariance options and the covariate lists, do not, so run the check again after any change (Section 11.8).</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Poverty runs, including anchored poverty, do not use the CPI input.</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 xml:space="preserve">For poverty, select Column in data and map the actual poverty-line column, or select Numeric value and enter a positive line for each analysis year. Welfare and the line must match in currency, time unit, welfare concept, and price basis. Section 11.10 applies year-specific lines; Section 11.11 applies supplied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(arcsin or no transformation for FGT(0) headcounts, no transformation for FGT(1) and FGT(2); log or no transformation for mean welfare),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choose bc_sm (domain-level smearing; Annex G.4) in both UFH and MFH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mean welfare can use log with bc_sm.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 xml:space="preserve">Run 1. Check Data Readiness, which must pass without an ERROR, before 2. Run Analysis.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pPr>
      <w:r>
        <w:t xml:space="preserve">Section 11.13 explains how to read the change outputs: their units (percentage points for headcounts, percent for mean welfare, raw log ratios in the box plots), the uncertainty behind each method, and the output fields that hold them.</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year-specific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leave AI off unless required. In Step 6, check the poverty lines in the summary, run Check Data Readiness, then Run Analysis.</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Box plots and the change workbook show headcount changes in percentage points; the significance tables and change maps store them as proportions (−0.020 is −2.0 points; Section 11.13).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1E9AC123" w14:textId="77777777" w:rsidR="007E4E93" w:rsidRDefault="00E3560C">
      <w:pPr>
        <w:pStyle w:val="Heading3"/>
      </w:pPr>
      <w:bookmarkStart w:id="341" w:name="_Toc242266101"/>
      <w:r>
        <w:t xml:space="preserve">11.11.1 </w:t>
      </w:r>
      <w:del w:id="900011" w:author="Claude" w:date="2026-10-08T18:30:00Z">
        <w:r>
          <w:delText xml:space="preserve">Supply anchored lines in the survey</w:delText>
        </w:r>
      </w:del>
      <w:ins w:id="900012" w:author="Claude" w:date="2026-10-08T18:30:00Z">
        <w:r>
          <w:t xml:space="preserve">Supply anchored poverty lines</w:t>
        </w:r>
      </w:ins>
      <w:bookmarkEnd w:id="341"/>
    </w:p>
    <w:p w14:paraId="31F0175C" w14:textId="77777777" w:rsidR="007E4E93" w:rsidRDefault="00E3560C">
      <w:pPr>
        <w:pStyle w:val="BodyText"/>
      </w:pPr>
      <w:r>
        <w:t xml:space="preserve">Use official anchored thresholds where available, and check their anchor year, income reference years, currency, welfare definition and units. Otherwise, choose the anchor income year and its threshold and, if welfare is in current prices, calculate the line for each income year outside the app using a consistent annual-average CPI or HICP series, first chained into price levels if it is a previous-year index or an annual percentage change (Section 11.12.3):</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del w:id="900015" w:author="Claude" w:date="2026-10-08T18:30:00Z">
              <w:r>
                <w:rPr>
                  <w:b/>
                  <w:sz w:val="20"/>
                </w:rPr>
                <w:delText xml:space="preserve">anchored_povline</w:delText>
              </w:r>
            </w:del>
            <w:ins w:id="900016" w:author="Claude" w:date="2026-10-08T18:30:00Z">
              <w:r>
                <w:rPr>
                  <w:b/>
                  <w:sz w:val="20"/>
                </w:rPr>
                <w:t xml:space="preserve">Anchored line</w:t>
              </w:r>
            </w:ins>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del w:id="900013" w:author="Claude" w:date="2026-10-08T18:30:00Z">
        <w:r>
          <w:delText xml:space="preserve">Prepare the values before loading the file. Add a column such as anchored_povline to survey.rds or another supported survey format. Every included observation must receive the applicable anchored line. Merely naming a column anchored_povline does not perform any CPI adjustment.</w:delText>
        </w:r>
      </w:del>
      <w:ins w:id="900014" w:author="Claude" w:date="2026-10-08T18:30:00Z">
        <w:r>
          <w:rPr>
            <w:bCs/>
            <w:b/>
          </w:rPr>
          <w:t xml:space="preserve">Enter the lines in Step 3.</w:t>
        </w:r>
        <w:r>
          <w:t xml:space="preserve"> Under Poverty line source, choose one of two inputs. </w:t>
        </w:r>
        <w:r>
          <w:rPr>
            <w:bCs/>
            <w:b/>
          </w:rPr>
          <w:t xml:space="preserve">Numeric value:</w:t>
        </w:r>
        <w:r>
          <w:t xml:space="preserve"> when one line applies to every record in a survey year, as with a national anchored threshold, type each survey year’s line in its Poverty line box. The boxes are labelled by survey year, so enter the line for that survey’s income reference year: 10,000 for survey year 2022 and 10,400 for survey year 2023 in this example. Check every box, because a box can hold a pre-filled default (5,000) or a value restored from a saved setup. No survey column is needed. </w:t>
        </w:r>
        <w:r>
          <w:rPr>
            <w:bCs/>
            <w:b/>
          </w:rPr>
          <w:t xml:space="preserve">Column in data:</w:t>
        </w:r>
        <w:r>
          <w:t xml:space="preserve"> when the line varies across records within a year, for example by region or household type, add a column such as anchored_povline to survey.rds or another supported survey format, give every included observation its applicable line, and map that column. Merely naming a column anchored_povline does not perform any CPI adjustment. Either way, the app attaches the line to every record before estimation, so the two inputs give the same Direct, UFH and MFH estimates, MSEs, changes and survey-based benchmark targets when they assign the same line to every record.</w:t>
        </w:r>
      </w:ins>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w:t>
      </w:r>
      <w:del w:id="900017" w:author="Claude" w:date="2026-10-08T18:30:00Z">
        <w:r>
          <w:delText xml:space="preserve">In Step 3 select Poverty (FGT), FGT(0) Headcount ratio, and Column in data; map anchored_povline.</w:delText>
        </w:r>
      </w:del>
      <w:ins w:id="900018" w:author="Claude" w:date="2026-10-08T18:30:00Z">
        <w:r>
          <w:t xml:space="preserve">In Step 3 select Poverty (FGT) and FGT(0) Headcount ratio, then either Numeric value with the two lines or Column in data with anchored_povline.</w:t>
        </w:r>
      </w:ins>
      <w:r>
        <w:t xml:space="preserve"> Finish Steps 4 to 6 as in the general workflow. </w:t>
      </w:r>
      <w:del w:id="900019" w:author="Claude" w:date="2026-10-08T18:30:00Z">
        <w:r>
          <w:delText xml:space="preserve">Check that the line summary shows 10,000 and 10,400 for survey years 2022 and 2023 in this example.</w:delText>
        </w:r>
      </w:del>
      <w:ins w:id="900020" w:author="Claude" w:date="2026-10-08T18:30:00Z">
        <w:r>
          <w:t xml:space="preserve">With Numeric value, the Poverty line source row of the Step 6 summary should read “numeric: 2022 = 10000; 2023 = 10400” in this example; with a column, check its values by survey year before loading the file. Run Check Data Readiness again after changing the lines.</w:t>
        </w:r>
      </w:ins>
    </w:p>
    <w:p w14:paraId="69B29C44" w14:textId="77777777" w:rsidR="007E4E93" w:rsidRDefault="00E3560C">
      <w:pPr>
        <w:pStyle w:val="BodyText"/>
      </w:pPr>
      <w:r>
        <w:t xml:space="preserve">The current poverty pipeline does not read the CPI controls or deflate welfare. The analyst is responsible for preparing and verifying the anchored line. </w:t>
      </w:r>
      <w:del w:id="900021" w:author="Claude" w:date="2026-10-08T18:30:00Z">
        <w:r>
          <w:delText xml:space="preserve">A single national anchored line can also be entered as a numeric value for each survey year, but a prepared column provides a convenient auditable input.</w:delText>
        </w:r>
      </w:del>
      <w:ins w:id="900022" w:author="Claude" w:date="2026-10-08T18:30:00Z">
        <w:r>
          <w:t xml:space="preserve">Neither input checks the threshold’s source or price basis. Numeric lines are recorded in the run log and in saved setups; with a column, keep the prepared survey file with the run.</w:t>
        </w:r>
      </w:ins>
    </w:p>
    <w:p w14:paraId="34F4FA4F" w14:textId="77777777" w:rsidR="007E4E93" w:rsidRDefault="00E3560C">
      <w:pPr>
        <w:pStyle w:val="Heading3"/>
      </w:pPr>
      <w:bookmarkStart w:id="343" w:name="_Toc242266103"/>
      <w:r>
        <w:t xml:space="preserve">11.11.2 Interpret and report anchored poverty</w:t>
      </w:r>
      <w:bookmarkEnd w:id="343"/>
    </w:p>
    <w:p w14:paraId="35336DC9" w14:textId="77777777" w:rsidR="007E4E93" w:rsidRDefault="00E3560C">
      <w:pPr>
        <w:pStyle w:val="BodyText"/>
      </w:pPr>
      <w:r>
        <w:t xml:space="preserve">Report the source of the thresholds, the anchor income year and threshold, the income reference years, and the lines actually applied; if you calculated the lines yourself, also report the method and the CPI series (source and frequency). Headcount changes are percentage-point changes; Section 11.13 explains how each output stores them.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Route A: Supply welfare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Route B: Convert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 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 For log fits, level RMSEs are delta-method approximations from the log-scale MSE.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Section 11.13 explains the currency-difference fields, and Section 11.9 explains how to retain the reports and run archive.</w:t>
      </w:r>
    </w:p>
    <w:p>
      <w:pPr>
        <w:pStyle w:val="Heading2"/>
      </w:pPr>
      <w:bookmarkStart w:id="471" w:name="_Toc900001"/>
      <w:r>
        <w:t xml:space="preserve">11.13 Reading the change outputs</w:t>
      </w:r>
      <w:bookmarkEnd w:id="471"/>
    </w:p>
    <w:p>
      <w:pPr>
        <w:pStyle w:val="FirstParagraph"/>
      </w:pPr>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p>
    <w:p>
      <w:pPr>
        <w:pStyle w:val="BodyText"/>
      </w:pPr>
      <w:r>
        <w:t xml:space="preserve">For Direct and UFH, the MSE of a change is the sum of the two level MSEs, MSE</w:t>
      </w:r>
      <w:r>
        <w:rPr>
          <w:vertAlign w:val="subscript"/>
        </w:rPr>
        <w:t xml:space="preserve">1</w:t>
      </w:r>
      <w:r>
        <w:t xml:space="preserve"> + MSE</w:t>
      </w:r>
      <w:r>
        <w:rPr>
          <w:vertAlign w:val="subscript"/>
        </w:rPr>
        <w:t xml:space="preserve">2</w:t>
      </w:r>
      <w:r>
        <w:t xml:space="preserve">: the years are treated as independent, and no cross-year covariance is used. For headcounts, the level MSEs are in squared proportions, so the box-plot RMSE in percentage points is 100 × √(MSE</w:t>
      </w:r>
      <w:r>
        <w:rPr>
          <w:vertAlign w:val="subscript"/>
        </w:rPr>
        <w:t xml:space="preserve">1</w:t>
      </w:r>
      <w:r>
        <w:t xml:space="preserve"> + MSE</w:t>
      </w:r>
      <w:r>
        <w:rPr>
          <w:vertAlign w:val="subscript"/>
        </w:rPr>
        <w:t xml:space="preserve">2</w:t>
      </w:r>
      <w:r>
        <w:t xml:space="preserve">). For mean-welfare log ratios, the delta-method variance is MSE</w:t>
      </w:r>
      <w:r>
        <w:rPr>
          <w:vertAlign w:val="subscript"/>
        </w:rPr>
        <w:t xml:space="preserve">1</w:t>
      </w:r>
      <w:r>
        <w:t xml:space="preserve">/m</w:t>
      </w:r>
      <w:r>
        <w:rPr>
          <w:vertAlign w:val="subscript"/>
        </w:rPr>
        <w:t xml:space="preserve">1</w:t>
      </w:r>
      <w:r>
        <w:t xml:space="preserve">² + MSE</w:t>
      </w:r>
      <w:r>
        <w:rPr>
          <w:vertAlign w:val="subscript"/>
        </w:rPr>
        <w:t xml:space="preserve">2</w:t>
      </w:r>
      <w:r>
        <w:t xml:space="preserve">/m</w:t>
      </w:r>
      <w:r>
        <w:rPr>
          <w:vertAlign w:val="subscript"/>
        </w:rPr>
        <w:t xml:space="preserve">2</w:t>
      </w:r>
      <w:r>
        <w:t xml:space="preserve">², where m</w:t>
      </w:r>
      <w:r>
        <w:rPr>
          <w:vertAlign w:val="subscript"/>
        </w:rPr>
        <w:t xml:space="preserve">1</w:t>
      </w:r>
      <w:r>
        <w:t xml:space="preserve"> and m</w:t>
      </w:r>
      <w:r>
        <w:rPr>
          <w:vertAlign w:val="subscript"/>
        </w:rPr>
        <w:t xml:space="preserve">2</w:t>
      </w:r>
      <w:r>
        <w:t xml:space="preserve"> are the two level means, and the box-plot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p>
    <w:p>
      <w:pPr>
        <w:pStyle w:val="BodyText"/>
      </w:pPr>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p>
    <w:p>
      <w:pPr>
        <w:pStyle w:val="BodyText"/>
      </w:pPr>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(Section 7.12).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log with bc_sm targets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This is why the note recommends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pPr>
        <w:pStyle w:val="BodyText"/>
      </w:pPr>
      <w:r>
        <w:rPr>
          <w:b/>
        </w:rPr>
        <w:t xml:space="preserve">Policy 1: finalize the first year of each two-year MFH run.</w:t>
      </w:r>
      <w:r>
        <w:t xml:space="preserve"> Under this policy, the second-year estimate is published as preliminary and replaced by the first-year estimate from the following run. For example, the 2025 poverty rate from the 2024-2025 run is preliminary. The 2025 rate from the 2025-2026 run becomes final, while the 2026 rate is preliminary. Once finalized, an estimate is retained unless an exceptional data correction or methodological change requires revision.</w:t>
      </w:r>
    </w:p>
    <w:p>
      <w:pPr>
        <w:pStyle w:val="BodyText"/>
      </w:pPr>
      <w:r>
        <w:t xml:space="preserve">Longer windows make this policy harder to manage. If the oldest year is finalized and newer years are published provisionally, a three-year window leaves two preliminary years in each release. The 2024 rate first appears in the 2022-2024 run, is revised in the 2023-2025 run, and becomes final in the 2024-2026 run. Finalization therefore waits for two subsequent years of data, and each annual release updates two previously published preliminary rates. A four-year window increases the delay to three years and updates three preliminary rates. Already-final estimates need not be revised. This increases the revision history that users must understand and the statistical office must maintain.</w:t>
      </w:r>
    </w:p>
    <w:p>
      <w:pPr>
        <w:pStyle w:val="BodyText"/>
      </w:pPr>
      <w:r>
        <w:rPr>
          <w:b/>
        </w:rPr>
        <w:t xml:space="preserve">Policy 2: finalize only the second year of each two-year MFH run.</w:t>
      </w:r>
      <w:r>
        <w:t xml:space="preserve"> Under the approach described by the Polish team, the second-year estimate is published as final immediately. The first-year estimate from the same run does not replace the previously published rate. For example, the final 2025 rate comes from the 2024-2025 run. The next run, covering 2025-2026, supplies the final 2026 rate, while the published 2025 rate remains unchanged. Both years still contribute to fitting MFH; the publication rule selects which estimate enters the annual series.</w:t>
      </w:r>
    </w:p>
    <w:p>
      <w:pPr>
        <w:pStyle w:val="BodyText"/>
      </w:pPr>
      <w:r>
        <w:t xml:space="preserve">For a longer window, the corresponding policy would publish only the latest year as final. A three-year run covering 2024-2026 would publish its 2026 estimate but leave its newly estimated 2024 and 2025 rates out of the published annual series. Thus, each round gives up publication of two annual estimates from that run, retaining the rates previously published for those years. A four-year run would similarly leave three newly estimated annual rates unpublished. These estimates should still be retained for diagnostics and internal analysis; the earlier years' data continue to contribute to MFH estimation. At the beginning of a series, earlier years without previously published estimates require a separate publication decision.</w:t>
      </w:r>
    </w:p>
    <w:p>
      <w:pPr>
        <w:pStyle w:val="BodyText"/>
      </w:pPr>
      <w:r>
        <w:rPr>
          <w:b/>
        </w:rPr>
        <w:t xml:space="preserve">Implications for comparisons over time.</w:t>
      </w:r>
      <w:r>
        <w:t xml:space="preserve"> Under either policy, consecutive final poverty rates may come from different MFH runs. Their difference can be reported descriptively, but the current run's confidence interval and significance test concern the two estimates produced together in that run. They do not automatically apply to the difference between published rates drawn from separate runs. Formal inference for that difference requires an uncertainty calculation accounting for the relevant MSEs and prediction-error covariance across runs (Sections 8.12 and 15.3).</w:t>
      </w:r>
    </w:p>
    <w:p>
      <w:pPr>
        <w:pStyle w:val="BodyText"/>
      </w:pPr>
      <w:r>
        <w:t xml:space="preserve">The current Package supports two-year MFH runs. The publication policy should be agreed before releasing results. Record the estimation window and retain the uncertainty measures associated with each published estimate. Policy 1 allows subsequent-year information to revise the latest estimate before finalization; Policy 2 provides a final latest-year estimate without routine revision. Longer windows could offer additional borrowing, but under Policy 1 they add delays and provisional revisions, while under Policy 2 more estimates from each run remain outside the published series. Neither policy removes the need for model validation or a coherent uncertainty calculation.</w:t>
      </w:r>
    </w:p>
    <w:p>
      <w:pPr>
        <w:pStyle w:val="BodyText"/>
        <w:keepNext/>
      </w:pPr>
      <w:r>
        <w:rPr>
          <w:b/>
        </w:rPr>
        <w:t xml:space="preserve">Panel A. First-year estimates are final; second-year estimates are preliminary</w:t>
      </w:r>
      <w:r>
        <w:t xml:space="preserve"/>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2F3"/>
            <w:vAlign w:val="center"/>
          </w:tcPr>
          <w:p>
            <w:pPr>
              <w:jc w:val="left"/>
              <w:spacing w:before="50" w:after="50" w:line="240" w:lineRule="auto"/>
            </w:pPr>
            <w:r>
              <w:rPr>
                <w:rFonts w:ascii="Times New Roman" w:hAnsi="Times New Roman"/>
                <w:sz w:val="18"/>
                <w:color w:val="000000"/>
                <w:b/>
              </w:rPr>
              <w:t>Two-year MFH window</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2024</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2025</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2026</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2027</w:t>
            </w:r>
          </w:p>
        </w:tc>
      </w:tr>
      <w:tr w:rsidR="007F26F4" w14:paraId="349F5BAC"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2024-2025</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r>
      <w:tr w:rsidR="007F26F4" w14:paraId="75EED0E9" w14:textId="77777777">
        <w:trPr>
          <w:cantSplit/>
          <w:jc w:val="center"/>
        </w:trPr>
        <w:tc>
          <w:tcPr>
            <w:tcW w:w="2736" w:type="dxa"/>
            <w:vAlign w:val="center"/>
            <w:shd w:fill="FFFFFF"/>
          </w:tcPr>
          <w:p>
            <w:pPr>
              <w:jc w:val="left"/>
              <w:spacing w:before="50" w:after="50" w:line="240" w:lineRule="auto"/>
            </w:pPr>
            <w:r>
              <w:rPr>
                <w:rFonts w:ascii="Times New Roman" w:hAnsi="Times New Roman"/>
                <w:sz w:val="18"/>
                <w:color w:val="000000"/>
                <w:b/>
              </w:rPr>
              <w:t>2025-2026</w:t>
            </w:r>
          </w:p>
        </w:tc>
        <w:tc>
          <w:tcPr>
            <w:tcW w:w="1656" w:type="dxa"/>
            <w:vAlign w:val="center"/>
            <w:shd w:fill="FFFFFF"/>
          </w:tcPr>
          <w:p>
            <w:pPr>
              <w:jc w:val="center"/>
              <w:spacing w:before="50" w:after="50" w:line="240" w:lineRule="auto"/>
            </w:pPr>
            <w:r>
              <w:rPr>
                <w:rFonts w:ascii="Times New Roman" w:hAnsi="Times New Roman"/>
                <w:sz w:val="18"/>
                <w:color w:val="000000"/>
              </w:rPr>
              <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c>
          <w:tcPr>
            <w:tcW w:w="1656" w:type="dxa"/>
            <w:vAlign w:val="center"/>
            <w:shd w:fill="FFFFFF"/>
          </w:tcPr>
          <w:p>
            <w:pPr>
              <w:jc w:val="center"/>
              <w:spacing w:before="50" w:after="50" w:line="240" w:lineRule="auto"/>
            </w:pPr>
            <w:r>
              <w:rPr>
                <w:rFonts w:ascii="Times New Roman" w:hAnsi="Times New Roman"/>
                <w:sz w:val="18"/>
                <w:color w:val="000000"/>
              </w:rPr>
              <w:t/>
            </w:r>
          </w:p>
        </w:tc>
      </w:tr>
      <w:tr w:rsidR="007F26F4" w14:paraId="468EAF89"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2026-2027</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shd w:val="clear" w:color="auto" w:fill="FFF2CC"/>
            <w:vAlign w:val="center"/>
          </w:tcPr>
          <w:p>
            <w:pPr>
              <w:jc w:val="center"/>
              <w:spacing w:before="50" w:after="50" w:line="240" w:lineRule="auto"/>
            </w:pPr>
            <w:r>
              <w:rPr>
                <w:rFonts w:ascii="Times New Roman" w:hAnsi="Times New Roman"/>
                <w:sz w:val="18"/>
                <w:color w:val="000000"/>
              </w:rPr>
              <w:t>Preliminary</w:t>
            </w:r>
          </w:p>
        </w:tc>
      </w:tr>
    </w:tbl>
    <w:p>
      <w:pPr>
        <w:pStyle w:val="ImageCaption"/>
      </w:pPr>
      <w:r>
        <w:t xml:space="preserve">Each preliminary estimate is replaced once, when that year becomes the first year of the next run. Earlier final estimates are retained.</w:t>
      </w:r>
    </w:p>
    <w:p>
      <w:pPr>
        <w:pStyle w:val="BodyText"/>
        <w:keepNext/>
      </w:pPr>
      <w:r>
        <w:rPr>
          <w:b/>
        </w:rPr>
        <w:t xml:space="preserve">Panel B. Only second-year estimates are published as final</w:t>
      </w:r>
      <w:r>
        <w:t xml:space="preserve"/>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2F3"/>
            <w:vAlign w:val="center"/>
          </w:tcPr>
          <w:p>
            <w:pPr>
              <w:jc w:val="left"/>
              <w:spacing w:before="50" w:after="50" w:line="240" w:lineRule="auto"/>
            </w:pPr>
            <w:r>
              <w:rPr>
                <w:rFonts w:ascii="Times New Roman" w:hAnsi="Times New Roman"/>
                <w:sz w:val="18"/>
                <w:color w:val="000000"/>
                <w:b/>
              </w:rPr>
              <w:t>Two-year MFH window</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2024</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2025</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2026</w:t>
            </w:r>
          </w:p>
        </w:tc>
        <w:tc>
          <w:tcPr>
            <w:tcW w:w="1656" w:type="dxa"/>
            <w:shd w:val="clear" w:color="auto" w:fill="D9E2F3"/>
            <w:vAlign w:val="center"/>
          </w:tcPr>
          <w:p>
            <w:pPr>
              <w:jc w:val="center"/>
              <w:spacing w:before="50" w:after="50" w:line="240" w:lineRule="auto"/>
            </w:pPr>
            <w:r>
              <w:rPr>
                <w:rFonts w:ascii="Times New Roman" w:hAnsi="Times New Roman"/>
                <w:sz w:val="18"/>
                <w:color w:val="000000"/>
                <w:b/>
              </w:rPr>
              <w:t>2027</w:t>
            </w:r>
          </w:p>
        </w:tc>
      </w:tr>
      <w:tr w:rsidR="007F26F4" w14:paraId="349F5BAC"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2024-2025</w:t>
            </w:r>
          </w:p>
        </w:tc>
        <w:tc>
          <w:tcPr>
            <w:tcW w:w="1656" w:type="dxa"/>
            <w:shd w:val="clear" w:color="auto" w:fill="F2F2F2"/>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r>
      <w:tr w:rsidR="007F26F4" w14:paraId="75EED0E9" w14:textId="77777777">
        <w:trPr>
          <w:cantSplit/>
          <w:jc w:val="center"/>
        </w:trPr>
        <w:tc>
          <w:tcPr>
            <w:tcW w:w="2736" w:type="dxa"/>
            <w:vAlign w:val="center"/>
            <w:shd w:fill="FFFFFF"/>
          </w:tcPr>
          <w:p>
            <w:pPr>
              <w:jc w:val="left"/>
              <w:spacing w:before="50" w:after="50" w:line="240" w:lineRule="auto"/>
            </w:pPr>
            <w:r>
              <w:rPr>
                <w:rFonts w:ascii="Times New Roman" w:hAnsi="Times New Roman"/>
                <w:sz w:val="18"/>
                <w:color w:val="000000"/>
                <w:b/>
              </w:rPr>
              <w:t>2025-2026</w:t>
            </w:r>
          </w:p>
        </w:tc>
        <w:tc>
          <w:tcPr>
            <w:tcW w:w="1656" w:type="dxa"/>
            <w:vAlign w:val="center"/>
            <w:shd w:fill="FFFFFF"/>
          </w:tcPr>
          <w:p>
            <w:pPr>
              <w:jc w:val="center"/>
              <w:spacing w:before="50" w:after="50" w:line="240" w:lineRule="auto"/>
            </w:pPr>
            <w:r>
              <w:rPr>
                <w:rFonts w:ascii="Times New Roman" w:hAnsi="Times New Roman"/>
                <w:sz w:val="18"/>
                <w:color w:val="000000"/>
              </w:rPr>
              <w:t/>
            </w:r>
          </w:p>
        </w:tc>
        <w:tc>
          <w:tcPr>
            <w:tcW w:w="1656" w:type="dxa"/>
            <w:shd w:val="clear" w:color="auto" w:fill="FFFFFF"/>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c>
          <w:tcPr>
            <w:tcW w:w="1656" w:type="dxa"/>
            <w:vAlign w:val="center"/>
            <w:shd w:fill="FFFFFF"/>
          </w:tcPr>
          <w:p>
            <w:pPr>
              <w:jc w:val="center"/>
              <w:spacing w:before="50" w:after="50" w:line="240" w:lineRule="auto"/>
            </w:pPr>
            <w:r>
              <w:rPr>
                <w:rFonts w:ascii="Times New Roman" w:hAnsi="Times New Roman"/>
                <w:sz w:val="18"/>
                <w:color w:val="000000"/>
              </w:rPr>
              <w:t/>
            </w:r>
          </w:p>
        </w:tc>
      </w:tr>
      <w:tr w:rsidR="007F26F4" w14:paraId="468EAF89" w14:textId="77777777">
        <w:trPr>
          <w:cantSplit/>
          <w:jc w:val="center"/>
        </w:trPr>
        <w:tc>
          <w:tcPr>
            <w:tcW w:w="2736" w:type="dxa"/>
            <w:vAlign w:val="center"/>
            <w:shd w:fill="F2F2F2"/>
          </w:tcPr>
          <w:p>
            <w:pPr>
              <w:jc w:val="left"/>
              <w:spacing w:before="50" w:after="50" w:line="240" w:lineRule="auto"/>
            </w:pPr>
            <w:r>
              <w:rPr>
                <w:rFonts w:ascii="Times New Roman" w:hAnsi="Times New Roman"/>
                <w:sz w:val="18"/>
                <w:color w:val="000000"/>
                <w:b/>
              </w:rPr>
              <w:t>2026-2027</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vAlign w:val="center"/>
            <w:shd w:fill="F2F2F2"/>
          </w:tcPr>
          <w:p>
            <w:pPr>
              <w:jc w:val="center"/>
              <w:spacing w:before="50" w:after="50" w:line="240" w:lineRule="auto"/>
            </w:pPr>
            <w:r>
              <w:rPr>
                <w:rFonts w:ascii="Times New Roman" w:hAnsi="Times New Roman"/>
                <w:sz w:val="18"/>
                <w:color w:val="000000"/>
              </w:rPr>
              <w:t/>
            </w:r>
          </w:p>
        </w:tc>
        <w:tc>
          <w:tcPr>
            <w:tcW w:w="1656" w:type="dxa"/>
            <w:shd w:val="clear" w:color="auto" w:fill="F2F2F2"/>
            <w:vAlign w:val="center"/>
          </w:tcPr>
          <w:p>
            <w:pPr>
              <w:jc w:val="center"/>
              <w:spacing w:before="50" w:after="50" w:line="240" w:lineRule="auto"/>
            </w:pPr>
            <w:r>
              <w:rPr>
                <w:rFonts w:ascii="Times New Roman" w:hAnsi="Times New Roman"/>
                <w:sz w:val="18"/>
                <w:color w:val="000000"/>
              </w:rPr>
              <w:t>Retain prior</w:t>
            </w:r>
          </w:p>
        </w:tc>
        <w:tc>
          <w:tcPr>
            <w:tcW w:w="1656" w:type="dxa"/>
            <w:shd w:val="clear" w:color="auto" w:fill="E2F0D9"/>
            <w:vAlign w:val="center"/>
          </w:tcPr>
          <w:p>
            <w:pPr>
              <w:jc w:val="center"/>
              <w:spacing w:before="50" w:after="50" w:line="240" w:lineRule="auto"/>
            </w:pPr>
            <w:r>
              <w:rPr>
                <w:rFonts w:ascii="Times New Roman" w:hAnsi="Times New Roman"/>
                <w:sz w:val="18"/>
                <w:color w:val="000000"/>
              </w:rPr>
              <w:t>Final</w:t>
            </w:r>
          </w:p>
        </w:tc>
      </w:tr>
    </w:tbl>
    <w:p>
      <w:pPr>
        <w:pStyle w:val="ImageCaption"/>
      </w:pPr>
      <w:r>
        <w:t xml:space="preserve">Retain prior means retain the final rate from the preceding run, when that year was the second year. The current run's first-year estimate is not published as a replacement.</w:t>
      </w:r>
    </w:p>
    <w:p w14:paraId="299758D4" w14:textId="77777777" w:rsidR="00F77958" w:rsidRDefault="00A66DCC">
      <w:pPr>
        <w:pStyle w:val="ImageCaption"/>
      </w:pPr>
      <w:r>
        <w:t>Figure 17. Two publication policies for rolling two-year MFH estimates.</w:t>
      </w:r>
    </w:p>
    <w:p>
      <w:pPr>
        <w:pStyle w:val="ImageCaption"/>
      </w:pPr>
      <w:r>
        <w:t xml:space="preserve">Note: Final denotes publication status; it does not mean that refitting the model with a different data window could never produce another estimate. Both policies retain the full run outputs for audit and analysis.</w:t>
      </w: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Its square root, the root mean squared error (RMSE), is in the units of the estimate and is the model-based counterpart of a standard error.</w:t>
      </w:r>
    </w:p>
    <w:p w14:paraId="5825A431" w14:textId="77777777" w:rsidR="004F44B0" w:rsidRDefault="001F4DFD">
      <w:pPr>
        <w:pStyle w:val="BodyText"/>
      </w:pPr>
      <w:r>
        <w:rPr>
          <w:b/>
        </w:rPr>
        <w:t>CV (Coefficient of Variation).</w:t>
      </w:r>
      <w:r>
        <w:t xml:space="preserve"> The standard error (the RMSE for model-based estimates) expressed as a percentage of the estimate,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can be non-zero when survey rounds share PSUs (for example, rotating panels or retained clusters), even when different households are interviewed; under the cluster model of Section 8.7 it is positive.</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 xml:space="preserve">The multiplicative benchmarking adjustment the Dashboard uses for poverty rates and mean welfare, applying a common factor within each benchmark area; with a positive factor, it preserves non-negativity and the ordering of areas within the group. The main alternative is additive (difference) benchmarking; raking is an iterative ratio method.</w:t>
      </w:r>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with the bc_sm smearing factor, the domain’s direct arithmetic mean divided by its direct geometric mean (Annex G.4); without it, unbenchmarked model estimates are geometric means.</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t xml:space="preserve">hhsize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 xml:space="preserve">Direct-estimate data.</w:t>
      </w:r>
      <w:r>
        <w:t xml:space="preserve"> Not an input: the wizard and the classic dashboard always compute direct estimates, sampling variances and cross-year covariances from the survey microdata (Sections 6 and 8.7).</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xml:space="preserve">☐ R 4.2 or later installed. RStudio Desktop optional; existing users can update it if Pandoc is missing or too old.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xml:space="preserve">☐ For poverty only, choose a mapped line column or a positive numeric line for each survey year. </w:t>
      </w:r>
      <w:del w:id="900023" w:author="Claude" w:date="2026-10-08T18:30:00Z">
        <w:r>
          <w:delText xml:space="preserve">For anchored poverty, prepare the anchored line before loading the data (Section 11.11); the app does not calculate it from the CPI.</w:delText>
        </w:r>
      </w:del>
      <w:ins w:id="900024" w:author="Claude" w:date="2026-10-08T18:30:00Z">
        <w:r>
          <w:t xml:space="preserve">For anchored poverty, enter each survey year’s anchored line as a numeric value, or prepare a line column before loading the data (Section 11.11); the app does not calculate it from the CPI.</w:t>
        </w:r>
      </w:ins>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
      <w:r>
        <w:rPr>
          <w:b/>
        </w:rPr>
        <w:t xml:space="preserve">Set the line or price basis. Use year-specific lines (Section 11.10), </w:t>
      </w:r>
      <w:del w:id="900025" w:author="Claude" w:date="2026-10-08T18:30:00Z">
        <w:r>
          <w:rPr>
            <w:b/>
          </w:rPr>
          <w:delText xml:space="preserve">a precomputed anchored-line column (Section 11.11)</w:delText>
        </w:r>
      </w:del>
      <w:ins w:id="900026" w:author="Claude" w:date="2026-10-08T18:30:00Z">
        <w:r>
          <w:rPr>
            <w:b/>
          </w:rPr>
          <w:t xml:space="preserve">anchored lines entered as numeric values or as a column (Section 11.11)</w:t>
        </w:r>
      </w:ins>
      <w:r>
        <w:rPr>
          <w:b/>
        </w:rPr>
        <w:t xml:space="preserve">, or already-real/CPI-converted welfare (Section 11.12). A poverty line is unnecessary for mean welfare.</w:t>
      </w:r>
    </w:p>
    <w:p w14:paraId="485DA989" w14:textId="77777777" w:rsidR="004F44B0" w:rsidRDefault="001F4DFD">
      <w:pPr>
        <w:pStyle w:val="Compact"/>
        <w:numPr>
          <w:ilvl w:val="0"/>
          <w:numId w:val="9"/>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headcount changes in percentage points (stored as proportions in the significance tables and change maps), real mean-welfare changes in percent, and mean-welfare box plots in raw log ratios (Section 11.13).</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(Section 4.2)</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(Section 4.8);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 xml:space="preserve">Use MFH2 (the most parsimonious correlated model);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Section 6.6)</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(Section 8.7)</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 xml:space="preserve">The app does not calculate anchored lines from the CPI; poverty runs use the supplied line as is</w:t>
            </w:r>
          </w:p>
        </w:tc>
        <w:tc>
          <w:tcPr>
            <w:tcW w:w="3242" w:type="dxa"/>
            <w:tcBorders>
              <w:bottom w:val="single" w:sz="12" w:space="0" w:color="000000"/>
            </w:tcBorders>
          </w:tcPr>
          <w:p w14:paraId="4BDD84E5" w14:textId="77777777" w:rsidR="007E4E93" w:rsidRDefault="00E3560C">
            <w:r>
              <w:t xml:space="preserve">Prepare and verify anchored lines outside the app, </w:t>
            </w:r>
            <w:del w:id="900027" w:author="Claude" w:date="2026-10-08T18:30:00Z">
              <w:r>
                <w:delText xml:space="preserve">then map the line column with Poverty (FGT) and FGT(0) (Section 11.11).</w:delText>
              </w:r>
            </w:del>
            <w:ins w:id="900028" w:author="Claude" w:date="2026-10-08T18:30:00Z">
              <w:r>
                <w:t xml:space="preserve">then enter them as numeric values by survey year, or map the line column, with Poverty (FGT) and FGT(0) (Section 11.11).</w:t>
              </w:r>
            </w:ins>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 xml:space="preserve">This annex collects the formulas underlying the methods, for readers preparing a methods appendix or a technical review. The notation follows Molina and Romero; full derivations are in Rao and Molina (2015). In this annex, δ denotes the area indicator and σ</w:t>
      </w:r>
      <w:r>
        <w:rPr>
          <w:vertAlign w:val="subscript"/>
        </w:rPr>
        <w:t xml:space="preserve">ed</w:t>
      </w:r>
      <w:r>
        <w:t xml:space="preserve">² its sampling variance; Sections 6 to 8 write these as θ and ψ.</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 is</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pPr>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The area-level model is fitted to each domain’s (MFH: domain-year’s) direct mean of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computed from households with positive welfare;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estimates the geometric mean, which lies below the arithmetic mean of the same positive values. In a unit-level model, Duan’s (1983) smearing estimator multiplies it by the empirical mean of the n exponentiated unit-level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pPr>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 xml:space="preserve">each of which forces the population-weighted aggregate of the small-area estimates to equal the trusted total. The Dashboard uses the ratio form for both poverty rates and mean welfare (Section 7.12); the additive form is shown for reference.</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covariances, which can be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under independent sampling.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