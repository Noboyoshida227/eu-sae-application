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del w:id="900189" w:author="Claude" w:date="2026-10-07T16:45:00Z">
              <w:r>
                <w:rPr>
                  <w:rStyle w:val="Hyperlink"/>
                  <w:noProof/>
                </w:rPr>
                <w:delText xml:space="preserve">year specific</w:delText>
              </w:r>
            </w:del>
            <w:ins w:id="900190" w:author="Claude" w:date="2026-10-07T16:45:00Z">
              <w:r>
                <w:rPr>
                  <w:rStyle w:val="Hyperlink"/>
                  <w:noProof/>
                </w:rPr>
                <w:t xml:space="preserve">year-specific</w:t>
              </w:r>
            </w:ins>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del w:id="900197" w:author="Claude" w:date="2026-10-07T16:45:00Z">
              <w:r>
                <w:rPr>
                  <w:rStyle w:val="Hyperlink"/>
                  <w:noProof/>
                </w:rPr>
                <w:delText xml:space="preserve">Route A Supply anchored</w:delText>
              </w:r>
            </w:del>
            <w:ins w:id="900198" w:author="Claude" w:date="2026-10-07T16:45:00Z">
              <w:r>
                <w:rPr>
                  <w:rStyle w:val="Hyperlink"/>
                  <w:noProof/>
                </w:rPr>
                <w:t xml:space="preserve">Supply anchored</w:t>
              </w:r>
            </w:ins>
            <w:r>
              <w:rPr>
                <w:rStyle w:val="Hyperlink"/>
                <w:noProof/>
              </w:rPr>
              <w:t xml:space="preserve"> lines in the survey</w:t>
            </w:r>
            <w:r>
              <w:rPr>
                <w:noProof/>
                <w:webHidden/>
              </w:rPr>
              <w:tab/>
              <w:fldChar w:fldCharType="begin"/>
              <w:instrText xml:space="preserve"> PAGEREF _Toc242266101 \h </w:instrText>
              <w:fldChar w:fldCharType="separate"/>
              <w:t>92</w:t>
              <w:fldChar w:fldCharType="end"/>
            </w:r>
          </w:hyperlink>
        </w:p>
        <w:p w14:paraId="26941B2E" w14:textId="29821032" w:rsidR="000222B2" w:rsidRDefault="000222B2">
          <w:pPr>
            <w:pStyle w:val="TOC3"/>
            <w:tabs>
              <w:tab w:val="right" w:leader="dot" w:pos="9350"/>
            </w:tabs>
            <w:rPr>
              <w:del w:id="900025" w:author="Claude" w:date="2026-10-07T16:45:00Z"/>
              <w:noProof/>
              <w14:ligatures w14:val="standardContextual"/>
            </w:rPr>
          </w:pPr>
          <w:hyperlink w:anchor="_Toc242266102" w:history="1">
            <w:del w:id="900023" w:author="Claude" w:date="2026-10-07T16:45:00Z">
              <w:r>
                <w:rPr>
                  <w:rStyle w:val="Hyperlink"/>
                  <w:noProof/>
                </w:rPr>
                <w:delText xml:space="preserve">11.11.2 Route B Proposed CPI calculation in the app</w:delText>
              </w:r>
            </w:del>
            <w:del w:id="900024" w:author="Claude" w:date="2026-10-07T16:45:00Z">
              <w:r>
                <w:rPr>
                  <w:noProof/>
                  <w:webHidden/>
                </w:rPr>
                <w:tab/>
                <w:fldChar w:fldCharType="begin"/>
                <w:delInstrText xml:space="preserve"> PAGEREF _Toc242266102 \h </w:delInstrText>
                <w:fldChar w:fldCharType="separate"/>
                <w:delText xml:space="preserve">93</w:delText>
                <w:fldChar w:fldCharType="end"/>
              </w:r>
            </w:del>
          </w:hyperlink>
        </w:p>
        <w:p w14:paraId="1AE38C21" w14:textId="00E5DD44" w:rsidR="000222B2" w:rsidRDefault="000222B2">
          <w:pPr>
            <w:pStyle w:val="TOC3"/>
            <w:tabs>
              <w:tab w:val="right" w:leader="dot" w:pos="9350"/>
            </w:tabs>
            <w:rPr>
              <w:noProof/>
              <w14:ligatures w14:val="standardContextual"/>
            </w:rPr>
          </w:pPr>
          <w:hyperlink w:anchor="_Toc242266103" w:history="1">
            <w:del w:id="900026" w:author="Claude" w:date="2026-10-07T16:45:00Z">
              <w:r>
                <w:rPr>
                  <w:rStyle w:val="Hyperlink"/>
                  <w:noProof/>
                </w:rPr>
                <w:delText xml:space="preserve">11.11.3</w:delText>
              </w:r>
            </w:del>
            <w:ins w:id="900027" w:author="Claude" w:date="2026-10-07T16:45:00Z">
              <w:r>
                <w:rPr>
                  <w:rStyle w:val="Hyperlink"/>
                  <w:noProof/>
                </w:rPr>
                <w:t xml:space="preserve">11.11.2</w:t>
              </w:r>
            </w:ins>
            <w:r>
              <w:rPr>
                <w:rStyle w:val="Hyperlink"/>
                <w:noProof/>
              </w:rPr>
              <w:t xml:space="preserve">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del w:id="900193" w:author="Claude" w:date="2026-10-07T16:45:00Z">
              <w:r>
                <w:rPr>
                  <w:rStyle w:val="Hyperlink"/>
                  <w:noProof/>
                </w:rPr>
                <w:delText xml:space="preserve">Route A Supply welfare</w:delText>
              </w:r>
            </w:del>
            <w:ins w:id="900194" w:author="Claude" w:date="2026-10-07T16:45:00Z">
              <w:r>
                <w:rPr>
                  <w:rStyle w:val="Hyperlink"/>
                  <w:noProof/>
                </w:rPr>
                <w:t xml:space="preserve">Route A: Supply welfare</w:t>
              </w:r>
            </w:ins>
            <w:r>
              <w:rPr>
                <w:rStyle w:val="Hyperlink"/>
                <w:noProof/>
              </w:rPr>
              <w:t xml:space="preserv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del w:id="900201" w:author="Claude" w:date="2026-10-07T16:45:00Z">
              <w:r>
                <w:rPr>
                  <w:rStyle w:val="Hyperlink"/>
                  <w:noProof/>
                </w:rPr>
                <w:delText xml:space="preserve">Route B Convert</w:delText>
              </w:r>
            </w:del>
            <w:ins w:id="900202" w:author="Claude" w:date="2026-10-07T16:45:00Z">
              <w:r>
                <w:rPr>
                  <w:rStyle w:val="Hyperlink"/>
                  <w:noProof/>
                </w:rPr>
                <w:t xml:space="preserve">Route B: Convert</w:t>
              </w:r>
            </w:ins>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ins w:id="900251" w:author="Claude" w:date="2026-10-07T16:45:00Z"/>
              <w:rFonts w:asciiTheme="minorHAnsi" w:eastAsiaTheme="minorEastAsia" w:hAnsiTheme="minorHAnsi"/>
              <w:noProof/>
              <w:color w:val="auto"/>
              <w:kern w:val="2"/>
              <w:sz w:val="24"/>
              <w14:ligatures w14:val="standardContextual"/>
            </w:rPr>
          </w:pPr>
          <w:hyperlink w:anchor="_Toc900001" w:history="1">
            <w:ins w:id="900249" w:author="Claude" w:date="2026-10-07T16:45:00Z">
              <w:r>
                <w:rPr>
                  <w:rStyle w:val="Hyperlink"/>
                  <w:noProof/>
                </w:rPr>
                <w:t>11.13 Reading the change outputs</w:t>
              </w:r>
            </w:ins>
            <w:ins w:id="900250" w:author="Claude" w:date="2026-10-07T16:45:00Z">
              <w:r>
                <w:rPr>
                  <w:noProof/>
                  <w:webHidden/>
                </w:rPr>
                <w:tab/>
                <w:fldChar w:fldCharType="begin"/>
                <w:instrText xml:space="preserve"> PAGEREF _Toc900001 \h </w:instrText>
                <w:fldChar w:fldCharType="separate"/>
                <w:t>97</w:t>
                <w:fldChar w:fldCharType="end"/>
              </w:r>
            </w:ins>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del w:id="900001" w:author="Claude" w:date="2026-10-07T16:45:00Z">
        <w:r>
          <w:delText xml:space="preserve">Anchored poverty currently requires a precomputed poverty-line column; automatic calculation from a CPI database and an anchor year is a proposed extension (Section 11.11).</w:delText>
        </w:r>
      </w:del>
      <w:ins w:id="900002" w:author="Claude" w:date="2026-10-07T16:45:00Z">
        <w:r>
          <w:t xml:space="preserve">Anchored poverty uses supplied anchored lines: official anchored thresholds where available, or lines prepared outside the app, stored in a survey column or entered as one numeric line per survey year (Section 11.11).</w:t>
        </w:r>
      </w:ins>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del w:id="900104" w:author="Claude" w:date="2026-10-07T16:45:00Z">
        <w:r>
          <w:delText xml:space="preserve">(Section 11.9)</w:delText>
        </w:r>
      </w:del>
      <w:ins w:id="900105" w:author="Claude" w:date="2026-10-07T16:45:00Z">
        <w:r>
          <w:t xml:space="preserve">(Section 11.13)</w:t>
        </w:r>
      </w:ins>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del w:id="900151" w:author="Claude" w:date="2026-10-07T16:45:00Z">
        <w:r>
          <w:delText xml:space="preserve">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delText>
        </w:r>
      </w:del>
      <w:ins w:id="900152" w:author="Claude" w:date="2026-10-07T16:45:00Z">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ins>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Change w:id="900226" w:author="Claude" w:date="2026-10-07T16:45:00Z">
          <w:pPr>
            <w:numPr>
              <w:ilvl w:val="0"/>
              <w:numId w:val="3"/>
            </w:numPr>
          </w:pPr>
        </w:pPrChange>
      </w:pPr>
      <w:r>
        <w:t>Compute direct estimates and sampling variances for each area and year.</w:t>
      </w:r>
    </w:p>
    <w:p w14:paraId="74B9DC6A" w14:textId="77777777" w:rsidR="004F44B0" w:rsidRDefault="001F4DFD">
      <w:pPr>
        <w:numPr>
          <w:ilvl w:val="0"/>
          <w:numId w:val="7"/>
        </w:numPr>
        <w:pPrChange w:id="900227" w:author="Claude" w:date="2026-10-07T16:45:00Z">
          <w:pPr>
            <w:numPr>
              <w:ilvl w:val="0"/>
              <w:numId w:val="3"/>
            </w:numPr>
          </w:pPr>
        </w:pPrChange>
      </w:pPr>
      <w:r>
        <w:t>Review direct estimates, sample sizes, standard errors, and coefficients of variation.</w:t>
      </w:r>
    </w:p>
    <w:p w14:paraId="1949C99E" w14:textId="77777777" w:rsidR="004F44B0" w:rsidRDefault="001F4DFD">
      <w:pPr>
        <w:numPr>
          <w:ilvl w:val="0"/>
          <w:numId w:val="7"/>
        </w:numPr>
        <w:pPrChange w:id="900228" w:author="Claude" w:date="2026-10-07T16:45:00Z">
          <w:pPr>
            <w:numPr>
              <w:ilvl w:val="0"/>
              <w:numId w:val="3"/>
            </w:numPr>
          </w:pPr>
        </w:pPrChange>
      </w:pPr>
      <w:r>
        <w:lastRenderedPageBreak/>
        <w:t>Run UFH models separately by year.</w:t>
      </w:r>
    </w:p>
    <w:p w14:paraId="3EC876A9" w14:textId="77777777" w:rsidR="004F44B0" w:rsidRDefault="001F4DFD">
      <w:pPr>
        <w:numPr>
          <w:ilvl w:val="0"/>
          <w:numId w:val="7"/>
        </w:numPr>
        <w:pPrChange w:id="900229" w:author="Claude" w:date="2026-10-07T16:45:00Z">
          <w:pPr>
            <w:numPr>
              <w:ilvl w:val="0"/>
              <w:numId w:val="3"/>
            </w:numPr>
          </w:pPr>
        </w:pPrChange>
      </w:pPr>
      <w:r>
        <w:t>Review UFH diagnostics and compare UFH estimates with direct estimates.</w:t>
      </w:r>
    </w:p>
    <w:p w14:paraId="2B7CF714" w14:textId="77777777" w:rsidR="004F44B0" w:rsidRDefault="001F4DFD">
      <w:pPr>
        <w:numPr>
          <w:ilvl w:val="0"/>
          <w:numId w:val="7"/>
        </w:numPr>
        <w:pPrChange w:id="900230" w:author="Claude" w:date="2026-10-07T16:45:00Z">
          <w:pPr>
            <w:numPr>
              <w:ilvl w:val="0"/>
              <w:numId w:val="3"/>
            </w:numPr>
          </w:pPr>
        </w:pPrChange>
      </w:pPr>
      <w:r>
        <w:t>Run MFH models when two or more comparable years are available.</w:t>
      </w:r>
    </w:p>
    <w:p w14:paraId="741F9141" w14:textId="77777777" w:rsidR="004F44B0" w:rsidRDefault="001F4DFD">
      <w:pPr>
        <w:numPr>
          <w:ilvl w:val="0"/>
          <w:numId w:val="7"/>
        </w:numPr>
        <w:pPrChange w:id="900231" w:author="Claude" w:date="2026-10-07T16:45:00Z">
          <w:pPr>
            <w:numPr>
              <w:ilvl w:val="0"/>
              <w:numId w:val="3"/>
            </w:numPr>
          </w:pPr>
        </w:pPrChange>
      </w:pPr>
      <w:r>
        <w:t>Compare direct, UFH, and MFH estimates.</w:t>
      </w:r>
    </w:p>
    <w:p w14:paraId="7A146664" w14:textId="77777777" w:rsidR="004F44B0" w:rsidRDefault="001F4DFD">
      <w:pPr>
        <w:numPr>
          <w:ilvl w:val="0"/>
          <w:numId w:val="7"/>
        </w:numPr>
        <w:pPrChange w:id="900232" w:author="Claude" w:date="2026-10-07T16:45:00Z">
          <w:pPr>
            <w:numPr>
              <w:ilvl w:val="0"/>
              <w:numId w:val="3"/>
            </w:numPr>
          </w:pPr>
        </w:pPrChange>
      </w:pPr>
      <w:r>
        <w:t>Review uncertainty, diagnostics, sensitivity checks, and maps.</w:t>
      </w:r>
    </w:p>
    <w:p w14:paraId="7BA90D39" w14:textId="77777777" w:rsidR="004F44B0" w:rsidRDefault="001F4DFD">
      <w:pPr>
        <w:numPr>
          <w:ilvl w:val="0"/>
          <w:numId w:val="7"/>
        </w:numPr>
        <w:pPrChange w:id="900233" w:author="Claude" w:date="2026-10-07T16:45:00Z">
          <w:pPr>
            <w:numPr>
              <w:ilvl w:val="0"/>
              <w:numId w:val="3"/>
            </w:numPr>
          </w:pPr>
        </w:pPrChange>
      </w:pPr>
      <w:r>
        <w:t>Select recommended estimates for reporting.</w:t>
      </w:r>
    </w:p>
    <w:p w14:paraId="1F6D5080" w14:textId="77777777" w:rsidR="004F44B0" w:rsidRDefault="001F4DFD">
      <w:pPr>
        <w:numPr>
          <w:ilvl w:val="0"/>
          <w:numId w:val="7"/>
        </w:numPr>
        <w:pPrChange w:id="900234" w:author="Claude" w:date="2026-10-07T16:45:00Z">
          <w:pPr>
            <w:numPr>
              <w:ilvl w:val="0"/>
              <w:numId w:val="3"/>
            </w:numPr>
          </w:pPr>
        </w:pPrChange>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w:t>
      </w:r>
      <w:del w:id="900009" w:author="Claude" w:date="2026-10-07T16:45:00Z">
        <w:r>
          <w:delText xml:space="preserve">In the current release, CPI inputs are applied only to mean welfare; anchored poverty lines must be prepared before loading the survey (Section 11.11).</w:delText>
        </w:r>
      </w:del>
      <w:ins w:id="900010" w:author="Claude" w:date="2026-10-07T16:45:00Z">
        <w:r>
          <w:t xml:space="preserve">CPI inputs are applied only to mean welfare; anchored poverty lines are supplied in the survey (Section 11.11).</w:t>
        </w:r>
      </w:ins>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ins w:id="900136" w:author="Claude" w:date="2026-10-07T16:45:00Z">
              <w:r>
                <w:t xml:space="preserve"> Column: the selected benchmark-level variable, or benchmark_level, level, group, group_id, region, reg or region_id; it can be omitted when there is a single group.</w:t>
              </w:r>
            </w:ins>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ins w:id="900137" w:author="Claude" w:date="2026-10-07T16:45:00Z">
              <w:r>
                <w:t xml:space="preserve"> Name the column year, time or period.</w:t>
              </w:r>
            </w:ins>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ins w:id="900138" w:author="Claude" w:date="2026-10-07T16:45:00Z">
              <w:r>
                <w:t xml:space="preserve"> Name the column benchmark or target (also accepted: B_r, benchmark_target, regional_benchmark, direct, direct_rate, poverty_rate).</w:t>
              </w:r>
            </w:ins>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del w:id="900216" w:author="Claude" w:date="2026-10-07T16:45:00Z">
              <w:r>
                <w:delText xml:space="preserve">Population size, if needed for aggregation.</w:delText>
              </w:r>
            </w:del>
            <w:ins w:id="900217" w:author="Claude" w:date="2026-10-07T16:45:00Z">
              <w:r>
                <w:t xml:space="preserve">Not read from the benchmark-target file: aggregation populations come from the population file or are estimated from the survey (Section 3.7).</w:t>
              </w:r>
            </w:ins>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del w:id="900134" w:author="Claude" w:date="2026-10-07T16:45:00Z">
        <w:r>
          <w:delText xml:space="preserve">so targets should then be supplied in the current prices of each year;</w:delText>
        </w:r>
      </w:del>
      <w:ins w:id="900135" w:author="Claude" w:date="2026-10-07T16:45:00Z">
        <w:r>
          <w:t xml:space="preserve">so targets should then be supplied in the same current prices as that survey year’s welfare, that is, the prices of its income reference year (for EU-SILC, usually the year before the survey);</w:t>
        </w:r>
      </w:ins>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 xml:space="preserve">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w:t>
      </w:r>
      <w:del w:id="900003" w:author="Claude" w:date="2026-10-07T16:45:00Z">
        <w:r>
          <w:delText xml:space="preserve">For anchored poverty in the current release, use the same CPI principles to calculate the line outside the app and store it in the survey (Section 11.11).</w:delText>
        </w:r>
      </w:del>
      <w:ins w:id="900004" w:author="Claude" w:date="2026-10-07T16:45:00Z">
        <w:r>
          <w:t xml:space="preserve">Anchored poverty does not use the CPI input: supply the anchored lines in the survey and, if you calculate them yourself, apply the same CPI principles outside the app (Section 11.11).</w:t>
        </w:r>
      </w:ins>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 xml:space="preserve">For an anchored poverty line, keep the anchor-year threshold fixed in real terms and express it in the same prices as each survey welfare observation. </w:t>
      </w:r>
      <w:del w:id="900005" w:author="Claude" w:date="2026-10-07T16:45:00Z">
        <w:r>
          <w:delText xml:space="preserve">The current app accepts externally prepared anchored lines in a survey column. Section 11.11 distinguishes this available route from the proposed automatic CPI route.</w:delText>
        </w:r>
      </w:del>
      <w:ins w:id="900006" w:author="Claude" w:date="2026-10-07T16:45:00Z">
        <w:r>
          <w:t xml:space="preserve">Supply the anchored lines in a survey column, using official anchored thresholds where available (Section 11.11).</w:t>
        </w:r>
      </w:ins>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48" w:author="Claude" w:date="2026-10-07T16:45:00Z">
        <w:r>
          <w:delText xml:space="preserve"> is the survey weight</w:delText>
        </w:r>
      </w:del>
      <w:ins w:id="900049" w:author="Claude" w:date="2026-10-07T16:45:00Z">
        <w:r>
          <w:t xml:space="preserve"> is the population weight, survey weight × household size (equal to the survey weight for person records with household size 1)</w:t>
        </w:r>
      </w:ins>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del w:id="900050" w:author="Claude" w:date="2026-10-07T16:45:00Z">
        <w:r>
          <w:delText xml:space="preserve">households or individuals</w:delText>
        </w:r>
      </w:del>
      <w:ins w:id="900051" w:author="Claude" w:date="2026-10-07T16:45:00Z">
        <w:r>
          <w:t xml:space="preserve">persons</w:t>
        </w:r>
      </w:ins>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del w:id="900052" w:author="Claude" w:date="2026-10-07T16:45:00Z">
        <w:r>
          <w:delText xml:space="preserve"> is the survey weight</w:delText>
        </w:r>
      </w:del>
      <w:ins w:id="900053" w:author="Claude" w:date="2026-10-07T16:45:00Z">
        <w:r>
          <w:t xml:space="preserve"> is the population weight (survey weight × household size; Section 4.6)</w:t>
        </w:r>
      </w:ins>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del w:id="900125" w:author="Claude" w:date="2026-10-07T16:45:00Z">
              <w:r>
                <w:delText xml:space="preserve">Coefficient of variation, usually standard error divided by the direct estimate.</w:delText>
              </w:r>
            </w:del>
            <w:ins w:id="900126" w:author="Claude" w:date="2026-10-07T16:45:00Z">
              <w:r>
                <w:t xml:space="preserve">Coefficient of variation: standard error divided by the direct estimate, often shown as a percentage.</w:t>
              </w:r>
            </w:ins>
          </w:p>
        </w:tc>
      </w:tr>
    </w:tbl>
    <w:p w14:paraId="1F3AABD8" w14:textId="77777777" w:rsidR="004F44B0" w:rsidRDefault="001F4DFD">
      <w:pPr>
        <w:pStyle w:val="BodyText"/>
      </w:pPr>
      <w:r>
        <w:t xml:space="preserve">Direct estimates should be computed using the appropriate survey weights and, where possible, the survey design variables. </w:t>
      </w:r>
      <w:del w:id="900054" w:author="Claude" w:date="2026-10-07T16:45:00Z">
        <w:r>
          <w:delText xml:space="preserve">In the Dashboard, the weight w used here is the population weight population_weight = weight × household size, so direct estimates are person-weighted; household size must be present in the survey data and mapped in the app.</w:delText>
        </w:r>
      </w:del>
      <w:ins w:id="900055" w:author="Claude" w:date="2026-10-07T16:45:00Z">
        <w:r>
          <w:t xml:space="preserve">In the Dashboard, direct estimates are therefore person-weighted; household size must be present in the survey data and mapped in the app (use a constant-one column for person records with person weights).</w:t>
        </w:r>
      </w:ins>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ins w:id="900124" w:author="Claude" w:date="2026-10-07T16:45:00Z">
        <w:r>
          <w:t xml:space="preserve"> The Dashboard stores CVs as ratios: 0.09 means 9%. Multiply by 100 to present a CV as a percentage.</w:t>
        </w:r>
      </w:ins>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del w:id="900177" w:author="Claude" w:date="2026-10-07T16:45:00Z">
        <w:r>
          <w:delText xml:space="preserve">; or </w:delText>
        </w:r>
      </w:del>
      <w:ins w:id="900178"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del w:id="900175" w:author="Claude" w:date="2026-10-07T16:45:00Z">
        <w:r>
          <w:delText xml:space="preserve">for each year domain identifier:</w:delText>
        </w:r>
      </w:del>
      <w:ins w:id="900176" w:author="Claude" w:date="2026-10-07T16:45:00Z">
        <w:r>
          <w:t xml:space="preserve">for each domain and year:</w:t>
        </w:r>
      </w:ins>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del w:id="900139" w:author="Claude" w:date="2026-10-07T16:45:00Z">
        <w:r>
          <w:delText xml:space="preserve">arcsin or no transformation for poverty indicators, and log or no transformation for mean welfare.</w:delText>
        </w:r>
      </w:del>
      <w:ins w:id="900140" w:author="Claude" w:date="2026-10-07T16:45:00Z">
        <w:r>
          <w:t xml:space="preserve">arcsin or no transformation for the headcount ratio (FGT(0)), and log or no transformation for mean welfare. FGT(1) and FGT(2) are always modeled without transformation.</w:t>
        </w:r>
      </w:ins>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del w:id="900060" w:author="Claude" w:date="2026-10-07T16:45:00Z">
        <w:r>
          <w:delText xml:space="preserve">use Duan smearing (bc_sm) when the objective is an arithmetic mean on the currency scale. Exponentiating without smearing (none) yields a geometric-mean interpretation;</w:delText>
        </w:r>
      </w:del>
      <w:ins w:id="900061" w:author="Claude" w:date="2026-10-07T16:45:00Z">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ins>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del w:id="900106" w:author="Claude" w:date="2026-10-07T16:45:00Z">
        <w:r>
          <w:delText xml:space="preserve">(Section 11.9)</w:delText>
        </w:r>
      </w:del>
      <w:ins w:id="900107" w:author="Claude" w:date="2026-10-07T16:45:00Z">
        <w:r>
          <w:t xml:space="preserve">(Section 11.13)</w:t>
        </w:r>
      </w:ins>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14D418B" w14:textId="77777777" w:rsidR="008D263D" w:rsidRDefault="00733D29">
      <w:pPr>
        <w:pStyle w:val="BodyText"/>
        <w:rPr>
          <w:del w:id="900172" w:author="Claude" w:date="2026-10-07T16:45:00Z"/>
        </w:rPr>
      </w:pPr>
      <w:del w:id="900171" w:author="Claude" w:date="2026-10-07T16:45:00Z">
        <w:r>
          <w:delTex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delText>
        </w:r>
      </w:del>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rPr>
          <w:ins w:id="900174" w:author="Claude" w:date="2026-10-07T16:45:00Z"/>
        </w:rPr>
      </w:pPr>
      <w:ins w:id="900173" w:author="Claude" w:date="2026-10-07T16:45:00Z">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ins>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del w:id="900181" w:author="Claude" w:date="2026-10-07T16:45:00Z">
        <w:r>
          <w:delText xml:space="preserve">; or whether results are sensitive to alternative model choices</w:delText>
        </w:r>
      </w:del>
      <w:ins w:id="900182" w:author="Claude" w:date="2026-10-07T16:45:00Z">
        <w:r>
          <w:t xml:space="preserve">; and whether results are sensitive to alternative model choices</w:t>
        </w:r>
      </w:ins>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del w:id="900132" w:author="Claude" w:date="2026-10-07T16:45:00Z">
        <w:r>
          <w:delText xml:space="preserve">For poverty rates, the Dashboard applies a region-level</w:delText>
        </w:r>
      </w:del>
      <w:ins w:id="900133" w:author="Claude" w:date="2026-10-07T16:45:00Z">
        <w:r>
          <w:t xml:space="preserve">For poverty rates and mean welfare, the Dashboard applies a region-level</w:t>
        </w:r>
      </w:ins>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del w:id="900218" w:author="Claude" w:date="2026-10-07T16:45:00Z">
        <w:r>
          <w:delText xml:space="preserve">Because the factor is common within a group and multiplicative, the benchmarked rates remain non-negative, preserve the ordering of areas, and aggregate exactly to the target.</w:delText>
        </w:r>
      </w:del>
      <w:ins w:id="900219" w:author="Claude" w:date="2026-10-07T16:45:00Z">
        <w:r>
          <w:t xml:space="preserve">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ins>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del w:id="900183" w:author="Claude" w:date="2026-10-07T16:45:00Z">
        <w:r>
          <w:delText xml:space="preserve">; or the benchmark year matches the survey year</w:delText>
        </w:r>
      </w:del>
      <w:ins w:id="900184" w:author="Claude" w:date="2026-10-07T16:45:00Z">
        <w:r>
          <w:t xml:space="preserve">; and the benchmark year matches the survey year</w:t>
        </w:r>
      </w:ins>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del w:id="900179" w:author="Claude" w:date="2026-10-07T16:45:00Z">
        <w:r>
          <w:delText xml:space="preserve">; or </w:delText>
        </w:r>
      </w:del>
      <w:ins w:id="900180" w:author="Claude" w:date="2026-10-07T16:45:00Z">
        <w:r>
          <w:t xml:space="preserve">; and </w:t>
        </w:r>
      </w:ins>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w:t>
      </w:r>
      <w:del w:id="900222" w:author="Claude" w:date="2026-10-07T16:45:00Z">
        <w:r>
          <w:delText xml:space="preserve">the covariance is zero only when the two waves are drawn independently</w:delText>
        </w:r>
      </w:del>
      <w:ins w:id="900223" w:author="Claude" w:date="2026-10-07T16:45:00Z">
        <w:r>
          <w:t xml:space="preserve">the covariance is zero when the two waves are drawn independently</w:t>
        </w:r>
      </w:ins>
      <w:r>
        <w:t xml:space="preserve">.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del w:id="900062" w:author="Claude" w:date="2026-10-07T16:45:00Z">
        <w:r>
          <w:delText xml:space="preserve">Select Duan smearing (bc_sm) to obtain</w:delText>
        </w:r>
      </w:del>
      <w:ins w:id="900063" w:author="Claude" w:date="2026-10-07T16:45:00Z">
        <w:r>
          <w:t xml:space="preserve">Select bc_sm, a domain-year smearing factor (Annex G.4), to obtain</w:t>
        </w:r>
      </w:ins>
      <w:r>
        <w:t xml:space="preserve"> arithmetic-mean welfare predictions on the currency scale, and document the correction. </w:t>
      </w:r>
      <w:del w:id="900064" w:author="Claude" w:date="2026-10-07T16:45:00Z">
        <w:r>
          <w:delText xml:space="preserve">The none option has a geometric-mean interpretation.</w:delText>
        </w:r>
      </w:del>
      <w:ins w:id="900065" w:author="Claude" w:date="2026-10-07T16:45:00Z">
        <w:r>
          <w:t xml:space="preserve">With none, the unbenchmarked model estimates are geometric means.</w:t>
        </w:r>
      </w:ins>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del w:id="900185" w:author="Claude" w:date="2026-10-07T16:45:00Z">
        <w:r>
          <w:delText xml:space="preserve">; or whether results are sensitive to covariance</w:delText>
        </w:r>
      </w:del>
      <w:ins w:id="900186" w:author="Claude" w:date="2026-10-07T16:45:00Z">
        <w:r>
          <w:t xml:space="preserve">; and whether results are sensitive to covariance</w:t>
        </w:r>
      </w:ins>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w:del w:id="900224" w:author="Claude" w:date="2026-10-07T16:45:00Z">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w:del>
          <w:ins w:id="900225" w:author="Claude" w:date="2026-10-07T16:45:00Z">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w:ins>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del w:id="900169" w:author="Claude" w:date="2026-10-07T16:45:00Z">
        <w:r>
          <w:delText xml:space="preserve">are identified and produced by the EU SAE Dashboard.</w:delText>
        </w:r>
      </w:del>
      <w:ins w:id="900170" w:author="Claude" w:date="2026-10-07T16:45:00Z">
        <w:r>
          <w:t xml:space="preserve">are identified. Produced by the EU SAE Dashboard.</w:t>
        </w:r>
      </w:ins>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Change w:id="900235" w:author="Claude" w:date="2026-10-07T16:45:00Z">
          <w:pPr>
            <w:numPr>
              <w:ilvl w:val="0"/>
              <w:numId w:val="3"/>
            </w:numPr>
          </w:pPr>
        </w:pPrChange>
      </w:pPr>
      <w:r>
        <w:t>Do UFH and MFH improve precision without producing implausible estimates?</w:t>
      </w:r>
    </w:p>
    <w:p w14:paraId="7954A531" w14:textId="77777777" w:rsidR="004F44B0" w:rsidRDefault="001F4DFD">
      <w:pPr>
        <w:numPr>
          <w:ilvl w:val="0"/>
          <w:numId w:val="8"/>
        </w:numPr>
        <w:pPrChange w:id="900236" w:author="Claude" w:date="2026-10-07T16:45:00Z">
          <w:pPr>
            <w:numPr>
              <w:ilvl w:val="0"/>
              <w:numId w:val="3"/>
            </w:numPr>
          </w:pPr>
        </w:pPrChange>
      </w:pPr>
      <w:r>
        <w:t>Does MFH improve time comparability relative to separate UFH models?</w:t>
      </w:r>
    </w:p>
    <w:p w14:paraId="3F523B25" w14:textId="77777777" w:rsidR="004F44B0" w:rsidRDefault="001F4DFD">
      <w:pPr>
        <w:numPr>
          <w:ilvl w:val="0"/>
          <w:numId w:val="8"/>
        </w:numPr>
        <w:pPrChange w:id="900237" w:author="Claude" w:date="2026-10-07T16:45:00Z">
          <w:pPr>
            <w:numPr>
              <w:ilvl w:val="0"/>
              <w:numId w:val="3"/>
            </w:numPr>
          </w:pPr>
        </w:pPrChange>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del w:id="900110" w:author="Claude" w:date="2026-10-07T16:45:00Z">
        <w:r>
          <w:delText xml:space="preserve">to set the indicator and price basis.</w:delText>
        </w:r>
      </w:del>
      <w:ins w:id="900111" w:author="Claude" w:date="2026-10-07T16:45:00Z">
        <w:r>
          <w:t xml:space="preserve">to set the indicator and price basis; Section 11.13 explains how to read the change outputs.</w:t>
        </w:r>
      </w:ins>
      <w:r>
        <w:t xml:space="preserve"> The classic dashboard remains available; the wizard is the recommended interface for routine use. These instructions refer to application 5.2.0-rc.6 with wizard 5.12.</w:t>
      </w:r>
      <w:ins w:id="900112" w:author="Claude" w:date="2026-10-07T16:45:00Z">
        <w:r>
          <w:t xml:space="preserve"> The screenshots use the Spain example (survey years 2012 and 2013); the worked examples use 2022 and 2023.</w:t>
        </w:r>
      </w:ins>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 xml:space="preserve">Install R 4.2 or later from https://cran.r-project.org/, using a current version approved by your organization. </w:t>
      </w:r>
      <w:del w:id="900038" w:author="Claude" w:date="2026-10-07T16:45:00Z">
        <w:r>
          <w:delText xml:space="preserve">For reliable report generation, the latest stable RStudio Desktop version compatible with your computer is strongly recommended. Install it after R: </w:delText>
        </w:r>
      </w:del>
      <w:ins w:id="900039" w:author="Claude" w:date="2026-10-07T16:45:00Z">
        <w:r>
          <w:t xml:space="preserve">RStudio Desktop is optional. If you already use it and Pandoc is missing or too old, update it to the latest stable version compatible with your computer and restart the wizard: </w:t>
        </w:r>
      </w:ins>
      <w:r>
        <w:t xml:space="preserve">https://posit.co/download/rstudio-desktop/.</w:t>
      </w:r>
      <w:del w:id="900040" w:author="Claude" w:date="2026-10-07T16:45:00Z">
        <w:r>
          <w:delText xml:space="preserve"> RStudio supplies Pandoc; it is optional for running the wizard itself.</w:delText>
        </w:r>
      </w:del>
      <w:ins w:id="900041" w:author="Claude" w:date="2026-10-07T16:45:00Z">
        <w:r>
          <w:t xml:space="preserve"> RStudio supplies Pandoc.</w:t>
        </w:r>
      </w:ins>
      <w:r>
        <w:t xml:space="preserve">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del w:id="900149" w:author="Claude" w:date="2026-10-07T16:45:00Z">
        <w:r>
          <w:delText xml:space="preserve">if macOS blocks it, Control-click the file, choose Open, and confirm Open.</w:delText>
        </w:r>
      </w:del>
      <w:ins w:id="900150" w:author="Claude" w:date="2026-10-07T16:45:00Z">
        <w:r>
          <w:t xml:space="preserve">if macOS blocks it, open System Settings → Privacy &amp; Security and choose Open Anyway (macOS 15 or later), or Control-click the file and choose Open (macOS 14 or earlier).</w:t>
        </w:r>
      </w:ins>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del w:id="900143" w:author="Claude" w:date="2026-10-07T16:45:00Z">
        <w:r>
          <w:delText xml:space="preserve">The wizard reports outstanding items at each step, but only genuinely fatal prerequisites prevent Run Analysis.</w:delText>
        </w:r>
      </w:del>
      <w:ins w:id="900144" w:author="Claude" w:date="2026-10-07T16:45:00Z">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the benchmarking choice or the run label resets that check. Some other changes, including the CPI file and price settings, the variance and covariance options and the covariate lists, do not, so run the check again after any change (Section 11.8).</w:t>
        </w:r>
      </w:ins>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w:t>
      </w:r>
      <w:del w:id="900007" w:author="Claude" w:date="2026-10-07T16:45:00Z">
        <w:r>
          <w:delText xml:space="preserve">The current poverty workflow does not use this CPI input to calculate anchored lines.</w:delText>
        </w:r>
      </w:del>
      <w:ins w:id="900008" w:author="Claude" w:date="2026-10-07T16:45:00Z">
        <w:r>
          <w:t xml:space="preserve">Poverty runs, including anchored poverty, do not use the CPI input.</w:t>
        </w:r>
      </w:ins>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 xml:space="preserve">For poverty, select Column in data and map the actual poverty-line column, or select Numeric value and enter a positive line for each analysis year. Welfare and the line must match in currency, time unit, welfare concept, and price basis. Section 11.10 applies year-specific lines; </w:t>
      </w:r>
      <w:del w:id="900011" w:author="Claude" w:date="2026-10-07T16:45:00Z">
        <w:r>
          <w:delText xml:space="preserve">Section 11.11 applies precomputed anchored lines.</w:delText>
        </w:r>
      </w:del>
      <w:ins w:id="900012" w:author="Claude" w:date="2026-10-07T16:45:00Z">
        <w:r>
          <w:t xml:space="preserve">Section 11.11 applies supplied anchored lines.</w:t>
        </w:r>
      </w:ins>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del w:id="900141" w:author="Claude" w:date="2026-10-07T16:45:00Z">
        <w:r>
          <w:delText xml:space="preserve">(arcsin or no transformation for poverty; log or no transformation for mean welfare)</w:delText>
        </w:r>
      </w:del>
      <w:ins w:id="900142" w:author="Claude" w:date="2026-10-07T16:45:00Z">
        <w:r>
          <w:t xml:space="preserve">(arcsin or no transformation for FGT(0) headcounts, no transformation for FGT(1) and FGT(2); log or no transformation for mean welfare)</w:t>
        </w:r>
      </w:ins>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del w:id="900066" w:author="Claude" w:date="2026-10-07T16:45:00Z">
        <w:r>
          <w:delText xml:space="preserve">choose Duan smearing (bc_sm) in both UFH and MFH</w:delText>
        </w:r>
      </w:del>
      <w:ins w:id="900067" w:author="Claude" w:date="2026-10-07T16:45:00Z">
        <w:r>
          <w:t xml:space="preserve">choose bc_sm (domain-level smearing; Annex G.4) in both UFH and MFH</w:t>
        </w:r>
      </w:ins>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del w:id="900068" w:author="Claude" w:date="2026-10-07T16:45:00Z">
        <w:r>
          <w:delText xml:space="preserve">mean welfare can use log with Duan smearing.</w:delText>
        </w:r>
      </w:del>
      <w:ins w:id="900069" w:author="Claude" w:date="2026-10-07T16:45:00Z">
        <w:r>
          <w:t xml:space="preserve">mean welfare can use log with bc_sm.</w:t>
        </w:r>
      </w:ins>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del w:id="900145" w:author="Claude" w:date="2026-10-07T16:45:00Z">
        <w:r>
          <w:delText xml:space="preserve">Run 1. Check Data Readiness before 2. Run Analysis.</w:delText>
        </w:r>
      </w:del>
      <w:ins w:id="900146" w:author="Claude" w:date="2026-10-07T16:45:00Z">
        <w:r>
          <w:t xml:space="preserve">Run 1. Check Data Readiness, which must pass without an ERROR, before 2. Run Analysis.</w:t>
        </w:r>
      </w:ins>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rPr>
          <w:ins w:id="900092" w:author="Claude" w:date="2026-10-07T16:45:00Z"/>
        </w:rPr>
      </w:pPr>
      <w:ins w:id="900093" w:author="Claude" w:date="2026-10-07T16:45:00Z">
        <w:r>
          <w:t xml:space="preserve">Section 11.13 explains how to read the change outputs: their units (percentage points for headcounts, percent for mean welfare, raw log ratios in the box plots), the uncertainty behind each method, and the output fields that hold them.</w:t>
        </w:r>
      </w:ins>
    </w:p>
    <w:p w14:paraId="750602EC" w14:textId="77777777" w:rsidR="008D263D" w:rsidRDefault="00733D29">
      <w:pPr>
        <w:pStyle w:val="BodyText"/>
        <w:rPr>
          <w:del w:id="900085" w:author="Claude" w:date="2026-10-07T16:45:00Z"/>
        </w:rPr>
      </w:pPr>
      <w:del w:id="900084" w:author="Claude" w:date="2026-10-07T16:45:00Z">
        <w:r>
          <w:delText xml:space="preserve">The change box plots compare Direct, UFH, the selected MFH model, and benchmarked methods when available. Poverty headcount changes and their RMSEs use percentage points. Mean-welfare box plots use the raw log ratio ln(later mean / earlier mean); their RMSE is on that same log scale. These values are not multiplied by 100. For small changes, 100 times the log ratio approximates a percentage change; the exact </w:delText>
          <w:delText xml:space="preserve">percentage is 100 times (exp(log ratio) - 1). The main mean-welfare change maps and tables report the exact percentage change.</w:delText>
        </w:r>
      </w:del>
    </w:p>
    <w:p w14:paraId="02AB0835" w14:textId="77777777" w:rsidR="007E4E93" w:rsidRDefault="00E3560C">
      <w:pPr>
        <w:pStyle w:val="BodyText"/>
        <w:rPr>
          <w:del w:id="900087" w:author="Claude" w:date="2026-10-07T16:45:00Z"/>
        </w:rPr>
      </w:pPr>
      <w:del w:id="900086" w:author="Claude" w:date="2026-10-07T16:45:00Z">
        <w:r>
          <w:delText xml:space="preserve">For Direct and UFH changes, the calculation treats the two years as independent: add the two level MSEs and then take the square root to obtain RMSE. MFH additionally uses the cross-year prediction-error covariance (MCPE). For mean-welfare log-ratio plots, the delta method expresses uncertainty on the log-ratio scale. These are uncertainty measures, not the observed spread of changes across domains.</w:delText>
        </w:r>
      </w:del>
    </w:p>
    <w:p w14:paraId="76667F17" w14:textId="77777777" w:rsidR="007E4E93" w:rsidRDefault="00E3560C">
      <w:pPr>
        <w:pStyle w:val="BodyText"/>
        <w:rPr>
          <w:del w:id="900089" w:author="Claude" w:date="2026-10-07T16:45:00Z"/>
        </w:rPr>
      </w:pPr>
      <w:del w:id="900088" w:author="Claude" w:date="2026-10-07T16:45:00Z">
        <w:r>
          <w:delText xml:space="preserve">The box-plot figure is saved as outputs/figures/change_comparisons/change_rmse_boxplots.png, with values in outputs/tables/change_rmse_by_method.csv and the Change and RMSE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delText>
        </w:r>
      </w:del>
    </w:p>
    <w:p w14:paraId="55268B25" w14:textId="77777777" w:rsidR="008D263D" w:rsidRDefault="00733D29">
      <w:pPr>
        <w:pStyle w:val="BodyText"/>
        <w:rPr>
          <w:del w:id="900091" w:author="Claude" w:date="2026-10-07T16:45:00Z"/>
        </w:rPr>
      </w:pPr>
      <w:del w:id="900090" w:author="Claude" w:date="2026-10-07T16:45:00Z">
        <w:r>
          <w:delTex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delText>
        </w:r>
      </w:del>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del w:id="900191" w:author="Claude" w:date="2026-10-07T16:45:00Z">
        <w:r>
          <w:delText xml:space="preserve">year specific</w:delText>
        </w:r>
      </w:del>
      <w:ins w:id="900192" w:author="Claude" w:date="2026-10-07T16:45:00Z">
        <w:r>
          <w:t xml:space="preserve">year-specific</w:t>
        </w:r>
      </w:ins>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del w:id="900167" w:author="Claude" w:date="2026-10-07T16:45:00Z">
        <w:r>
          <w:delText xml:space="preserve">leave AI off unless required, and complete Review &amp; Run and Check Data Readiness. Check the poverty-line summary before running.</w:delText>
        </w:r>
      </w:del>
      <w:ins w:id="900168" w:author="Claude" w:date="2026-10-07T16:45:00Z">
        <w:r>
          <w:t xml:space="preserve">leave AI off unless required. In Step 6, check the poverty lines in the summary, run Check Data Readiness, then Run Analysis.</w:t>
        </w:r>
      </w:ins>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del w:id="900113" w:author="Claude" w:date="2026-10-07T16:45:00Z">
        <w:r>
          <w:delText xml:space="preserve">Headcount change tables and maps use percentage points.</w:delText>
        </w:r>
      </w:del>
      <w:ins w:id="900114" w:author="Claude" w:date="2026-10-07T16:45:00Z">
        <w:r>
          <w:t xml:space="preserve">Box plots and the change workbook show headcount changes in percentage points; the significance tables and change maps store them as proportions (−0.020 is −2.0 points; Section 11.13).</w:t>
        </w:r>
      </w:ins>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61874CD0" w14:textId="77777777" w:rsidR="007E4E93" w:rsidRDefault="00E3560C">
      <w:pPr>
        <w:pStyle w:val="BodyText"/>
        <w:rPr>
          <w:del w:id="900015" w:author="Claude" w:date="2026-10-07T16:45:00Z"/>
        </w:rPr>
      </w:pPr>
      <w:del w:id="900013" w:author="Claude" w:date="2026-10-07T16:45:00Z">
        <w:r>
          <w:rPr>
            <w:b/>
          </w:rPr>
          <w:delText xml:space="preserve">Availability.</w:delText>
        </w:r>
      </w:del>
      <w:del w:id="900014" w:author="Claude" w:date="2026-10-07T16:45:00Z">
        <w:r>
          <w:delText xml:space="preserve"> Route A, a precomputed anchored-line column, is available in application 5.2.0-rc.6 with wizard 5.12. Route B, uploading CPI and selecting an anchor year so that the app calculates the line, is a proposed extension and requires an application update. Use Route A in the current release.</w:delText>
        </w:r>
      </w:del>
    </w:p>
    <w:p w14:paraId="1E9AC123" w14:textId="77777777" w:rsidR="007E4E93" w:rsidRDefault="00E3560C">
      <w:pPr>
        <w:pStyle w:val="Heading3"/>
      </w:pPr>
      <w:bookmarkStart w:id="341" w:name="_Toc242266101"/>
      <w:r>
        <w:t xml:space="preserve">11.11.1 </w:t>
      </w:r>
      <w:del w:id="900199" w:author="Claude" w:date="2026-10-07T16:45:00Z">
        <w:r>
          <w:delText xml:space="preserve">Route A Supply anchored</w:delText>
        </w:r>
      </w:del>
      <w:ins w:id="900200" w:author="Claude" w:date="2026-10-07T16:45:00Z">
        <w:r>
          <w:t xml:space="preserve">Supply anchored</w:t>
        </w:r>
      </w:ins>
      <w:r>
        <w:t xml:space="preserve"> lines in the survey</w:t>
      </w:r>
      <w:bookmarkEnd w:id="341"/>
    </w:p>
    <w:p w14:paraId="31F0175C" w14:textId="77777777" w:rsidR="007E4E93" w:rsidRDefault="00E3560C">
      <w:pPr>
        <w:pStyle w:val="BodyText"/>
      </w:pPr>
      <w:del w:id="900030" w:author="Claude" w:date="2026-10-07T16:45:00Z">
        <w:r>
          <w:delText xml:space="preserve">Choose the anchor income year and its threshold. If welfare is in current prices, calculate the line for each income year outside the app using a consistent annual-average CPI or HICP series:</w:delText>
        </w:r>
      </w:del>
      <w:ins w:id="900031" w:author="Claude" w:date="2026-10-07T16:45:00Z">
        <w:r>
          <w:t xml:space="preserve">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ins>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0421DC3C" w14:textId="77777777" w:rsidR="007E4E93" w:rsidRDefault="00E3560C">
      <w:pPr>
        <w:pStyle w:val="Heading3"/>
        <w:rPr>
          <w:del w:id="900017" w:author="Claude" w:date="2026-10-07T16:45:00Z"/>
        </w:rPr>
      </w:pPr>
      <w:bookmarkStart w:id="342" w:name="_Toc242266102"/>
      <w:del w:id="900016" w:author="Claude" w:date="2026-10-07T16:45:00Z">
        <w:r>
          <w:delText xml:space="preserve">11.11.2 Route B Proposed CPI calculation in the app</w:delText>
        </w:r>
      </w:del>
      <w:bookmarkEnd w:id="342"/>
    </w:p>
    <w:p w14:paraId="220AA31F" w14:textId="77777777" w:rsidR="007E4E93" w:rsidRDefault="00E3560C">
      <w:pPr>
        <w:pStyle w:val="BodyText"/>
        <w:rPr>
          <w:del w:id="900020" w:author="Claude" w:date="2026-10-07T16:45:00Z"/>
        </w:rPr>
      </w:pPr>
      <w:del w:id="900018" w:author="Claude" w:date="2026-10-07T16:45:00Z">
        <w:r>
          <w:rPr>
            <w:b/>
          </w:rPr>
          <w:delText xml:space="preserve">Planned feature.</w:delText>
        </w:r>
      </w:del>
      <w:del w:id="900019" w:author="Claude" w:date="2026-10-07T16:45:00Z">
        <w:r>
          <w:delText xml:space="preserve"> The proposed route would take a CPI database, an anchor income year, and the anchor-year poverty threshold, then calculate the corresponding line for every survey income year. It must also record whether income refers to the survey year or the preceding calendar year. An anchor year and CPI alone cannot determine the monetary poverty threshold; the anchor-year line must be supplied or calculated from the appropriate survey under a defined methodology.</w:delText>
        </w:r>
      </w:del>
    </w:p>
    <w:p w14:paraId="0D208E04" w14:textId="77777777" w:rsidR="007E4E93" w:rsidRDefault="00E3560C">
      <w:pPr>
        <w:pStyle w:val="BodyText"/>
        <w:rPr>
          <w:del w:id="900022" w:author="Claude" w:date="2026-10-07T16:45:00Z"/>
        </w:rPr>
      </w:pPr>
      <w:del w:id="900021" w:author="Claude" w:date="2026-10-07T16:45:00Z">
        <w:r>
          <w:delText xml:space="preserve">The proposed route should accept the same CPI formats as real mean welfare: a fixed-reference index, a previous-year-equals-100 index, and an annual percentage change. Previous-year indices and annual rates must first be chained into comparable price levels, with all intervening years available. These formats can already be used for the external calculation in Route A. They are not an available automatic anchored-poverty option in this release.</w:delText>
        </w:r>
      </w:del>
    </w:p>
    <w:p w14:paraId="34F4FA4F" w14:textId="77777777" w:rsidR="007E4E93" w:rsidRDefault="00E3560C">
      <w:pPr>
        <w:pStyle w:val="Heading3"/>
      </w:pPr>
      <w:bookmarkStart w:id="343" w:name="_Toc242266103"/>
      <w:del w:id="900028" w:author="Claude" w:date="2026-10-07T16:45:00Z">
        <w:r>
          <w:delText xml:space="preserve">11.11.3</w:delText>
        </w:r>
      </w:del>
      <w:ins w:id="900029" w:author="Claude" w:date="2026-10-07T16:45:00Z">
        <w:r>
          <w:t xml:space="preserve">11.11.2</w:t>
        </w:r>
      </w:ins>
      <w:r>
        <w:t xml:space="preserve"> Interpret and report anchored poverty</w:t>
      </w:r>
      <w:bookmarkEnd w:id="343"/>
    </w:p>
    <w:p w14:paraId="35336DC9" w14:textId="77777777" w:rsidR="007E4E93" w:rsidRDefault="00E3560C">
      <w:pPr>
        <w:pStyle w:val="BodyText"/>
      </w:pPr>
      <w:del w:id="900032" w:author="Claude" w:date="2026-10-07T16:45:00Z">
        <w:r>
          <w:delText xml:space="preserve">Report the anchor income year, anchor threshold, CPI source and frequency, income reference years, and the lines actually applied.</w:delText>
        </w:r>
      </w:del>
      <w:ins w:id="900033" w:author="Claude" w:date="2026-10-07T16:45:00Z">
        <w:r>
          <w:t xml:space="preserve">Report the source of the thresholds, the anchor income year and threshold, the income reference years, and the lines actually applied; if you calculated the lines yourself, also report the method and the CPI series (source and frequency).</w:t>
        </w:r>
      </w:ins>
      <w:r>
        <w:t xml:space="preserve"> </w:t>
      </w:r>
      <w:del w:id="900115" w:author="Claude" w:date="2026-10-07T16:45:00Z">
        <w:r>
          <w:delText xml:space="preserve">Headcount changes are in percentage points.</w:delText>
        </w:r>
      </w:del>
      <w:ins w:id="900116" w:author="Claude" w:date="2026-10-07T16:45:00Z">
        <w:r>
          <w:t xml:space="preserve">Headcount changes are percentage-point changes; Section 11.13 explains how each output stores them.</w:t>
        </w:r>
      </w:ins>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del w:id="900195" w:author="Claude" w:date="2026-10-07T16:45:00Z">
        <w:r>
          <w:delText xml:space="preserve">Route A Supply welfare</w:delText>
        </w:r>
      </w:del>
      <w:ins w:id="900196" w:author="Claude" w:date="2026-10-07T16:45:00Z">
        <w:r>
          <w:t xml:space="preserve">Route A: Supply welfare</w:t>
        </w:r>
      </w:ins>
      <w:r>
        <w:t xml:space="preserv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del w:id="900203" w:author="Claude" w:date="2026-10-07T16:45:00Z">
        <w:r>
          <w:delText xml:space="preserve">Route B Convert</w:delText>
        </w:r>
      </w:del>
      <w:ins w:id="900204" w:author="Claude" w:date="2026-10-07T16:45:00Z">
        <w:r>
          <w:t xml:space="preserve">Route B: Convert</w:t>
        </w:r>
      </w:ins>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del w:id="900070" w:author="Claude" w:date="2026-10-07T16:45:00Z">
        <w:r>
          <w:delText xml:space="preserve">select log and Duan smearing (bc_sm) in both UFH and MFH to target arithmetic-mean welfare on the currency scale. With none, exponentiation has a geometric-mean interpretation.</w:delText>
        </w:r>
      </w:del>
      <w:ins w:id="900071" w:author="Claude" w:date="2026-10-07T16:45:00Z">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ins>
      <w:r>
        <w:t xml:space="preserve"> </w:t>
      </w:r>
      <w:del w:id="900147" w:author="Claude" w:date="2026-10-07T16:45:00Z">
        <w:r>
          <w:delText xml:space="preserve">Review zero or negative observations: direct means may still be computable, but the log model requires valid positive inputs.</w:delText>
        </w:r>
      </w:del>
      <w:ins w:id="900148" w:author="Claude" w:date="2026-10-07T16:45:00Z">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ins>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ins w:id="900119" w:author="Claude" w:date="2026-10-07T16:45:00Z">
        <w:r>
          <w:t xml:space="preserve"> For log fits, level RMSEs are delta-method approximations from the log-scale MSE.</w:t>
        </w:r>
      </w:ins>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del w:id="900108" w:author="Claude" w:date="2026-10-07T16:45:00Z">
        <w:r>
          <w:delText xml:space="preserve">Section 11.9 explains the currency-difference fields and how to retain the reports and run archive.</w:delText>
        </w:r>
      </w:del>
      <w:ins w:id="900109" w:author="Claude" w:date="2026-10-07T16:45:00Z">
        <w:r>
          <w:t xml:space="preserve">Section 11.13 explains the currency-difference fields, and Section 11.9 explains how to retain the reports and run archive.</w:t>
        </w:r>
      </w:ins>
    </w:p>
    <w:p>
      <w:pPr>
        <w:pStyle w:val="Heading2"/>
        <w:rPr>
          <w:ins w:id="900094" w:author="Claude" w:date="2026-10-07T16:45:00Z"/>
        </w:rPr>
      </w:pPr>
      <w:bookmarkStart w:id="471" w:name="_Toc900001"/>
      <w:ins w:id="900095" w:author="Claude" w:date="2026-10-07T16:45:00Z">
        <w:r>
          <w:t xml:space="preserve">11.13 Reading the change outputs</w:t>
        </w:r>
      </w:ins>
      <w:bookmarkEnd w:id="471"/>
    </w:p>
    <w:p>
      <w:pPr>
        <w:pStyle w:val="FirstParagraph"/>
        <w:rPr>
          <w:ins w:id="900096" w:author="Claude" w:date="2026-10-07T16:45:00Z"/>
        </w:rPr>
      </w:pPr>
      <w:ins w:id="900097" w:author="Claude" w:date="2026-10-07T16:45:00Z">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ins>
    </w:p>
    <w:p>
      <w:pPr>
        <w:pStyle w:val="BodyText"/>
        <w:rPr>
          <w:ins w:id="900098" w:author="Claude" w:date="2026-10-07T16:45:00Z"/>
        </w:rPr>
      </w:pPr>
      <w:ins w:id="900099" w:author="Claude" w:date="2026-10-07T16:45:00Z">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ins>
    </w:p>
    <w:p>
      <w:pPr>
        <w:pStyle w:val="BodyText"/>
        <w:rPr>
          <w:ins w:id="900100" w:author="Claude" w:date="2026-10-07T16:45:00Z"/>
        </w:rPr>
      </w:pPr>
      <w:ins w:id="900101" w:author="Claude" w:date="2026-10-07T16:45:00Z">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ins>
    </w:p>
    <w:p>
      <w:pPr>
        <w:pStyle w:val="BodyText"/>
        <w:rPr>
          <w:ins w:id="900102" w:author="Claude" w:date="2026-10-07T16:45:00Z"/>
        </w:rPr>
      </w:pPr>
      <w:ins w:id="900103" w:author="Claude" w:date="2026-10-07T16:45:00Z">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ins>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del w:id="900165" w:author="Claude" w:date="2026-10-07T16:45:00Z">
        <w:r>
          <w:delText xml:space="preserve">(Section 7.8)</w:delText>
        </w:r>
      </w:del>
      <w:ins w:id="900166" w:author="Claude" w:date="2026-10-07T16:45:00Z">
        <w:r>
          <w:t xml:space="preserve">(Section 7.12)</w:t>
        </w:r>
      </w:ins>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del w:id="900072" w:author="Claude" w:date="2026-10-07T16:45:00Z">
        <w:r>
          <w:delText xml:space="preserve">log with Duan smearing targets</w:delText>
        </w:r>
      </w:del>
      <w:ins w:id="900073" w:author="Claude" w:date="2026-10-07T16:45:00Z">
        <w:r>
          <w:t xml:space="preserve">log with bc_sm targets</w:t>
        </w:r>
      </w:ins>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del w:id="900187" w:author="Claude" w:date="2026-10-07T16:45:00Z">
        <w:r>
          <w:delText xml:space="preserve">These are why the note recommends</w:delText>
        </w:r>
      </w:del>
      <w:ins w:id="900188" w:author="Claude" w:date="2026-10-07T16:45:00Z">
        <w:r>
          <w:t xml:space="preserve">This is why the note recommends</w:t>
        </w:r>
      </w:ins>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del w:id="900120" w:author="Claude" w:date="2026-10-07T16:45:00Z">
        <w:r>
          <w:delText xml:space="preserve">Its square root is the standard error.</w:delText>
        </w:r>
      </w:del>
      <w:ins w:id="900121" w:author="Claude" w:date="2026-10-07T16:45:00Z">
        <w:r>
          <w:t xml:space="preserve">Its square root, the root mean squared error (RMSE), is in the units of the estimate and is the model-based counterpart of a standard error.</w:t>
        </w:r>
      </w:ins>
    </w:p>
    <w:p w14:paraId="5825A431" w14:textId="77777777" w:rsidR="004F44B0" w:rsidRDefault="001F4DFD">
      <w:pPr>
        <w:pStyle w:val="BodyText"/>
      </w:pPr>
      <w:r>
        <w:rPr>
          <w:b/>
        </w:rPr>
        <w:t>CV (Coefficient of Variation).</w:t>
      </w:r>
      <w:r>
        <w:t xml:space="preserve"> </w:t>
      </w:r>
      <w:del w:id="900122" w:author="Claude" w:date="2026-10-07T16:45:00Z">
        <w:r>
          <w:delText xml:space="preserve">The standard error is expressed as a percentage of the estimate,</w:delText>
        </w:r>
      </w:del>
      <w:ins w:id="900123" w:author="Claude" w:date="2026-10-07T16:45:00Z">
        <w:r>
          <w:t xml:space="preserve">The standard error (the RMSE for model-based estimates) expressed as a percentage of the estimate,</w:t>
        </w:r>
      </w:ins>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del w:id="900211" w:author="Claude" w:date="2026-10-07T16:45:00Z">
        <w:r>
          <w:delText xml:space="preserve">is non-zero when the samples overlap (rotating panels).</w:delText>
        </w:r>
      </w:del>
      <w:ins w:id="900212" w:author="Claude" w:date="2026-10-07T16:45:00Z">
        <w:r>
          <w:t xml:space="preserve">can be non-zero when survey rounds share PSUs (for example, rotating panels or retained clusters), even when different households are interviewed; under the cluster model of Section 8.7 it is positive.</w:t>
        </w:r>
      </w:ins>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del w:id="900127" w:author="Claude" w:date="2026-10-07T16:45:00Z">
        <w:r>
          <w:delText xml:space="preserve">The multiplicative benchmarking adjustment used for poverty rates, applying</w:delText>
        </w:r>
      </w:del>
      <w:ins w:id="900128" w:author="Claude" w:date="2026-10-07T16:45:00Z">
        <w:r>
          <w:t xml:space="preserve">The multiplicative benchmarking adjustment the Dashboard uses for poverty rates and mean welfare, applying</w:t>
        </w:r>
      </w:ins>
      <w:r>
        <w:t xml:space="preserve"> a common factor within each benchmark area; </w:t>
      </w:r>
      <w:del w:id="900220" w:author="Claude" w:date="2026-10-07T16:45:00Z">
        <w:r>
          <w:delText xml:space="preserve">it preserves non-negativity and proportional ordering.</w:delText>
        </w:r>
      </w:del>
      <w:ins w:id="900221" w:author="Claude" w:date="2026-10-07T16:45:00Z">
        <w:r>
          <w:t xml:space="preserve">with a positive factor, it preserves non-negativity and the ordering of areas within the group.</w:t>
        </w:r>
      </w:ins>
      <w:r>
        <w:t xml:space="preserve"> </w:t>
      </w:r>
      <w:del w:id="900129" w:author="Claude" w:date="2026-10-07T16:45:00Z">
        <w:r>
          <w:delText xml:space="preserve">The additive alternative is raking.</w:delText>
        </w:r>
      </w:del>
      <w:ins w:id="900130" w:author="Claude" w:date="2026-10-07T16:45:00Z">
        <w:r>
          <w:t xml:space="preserve">The main alternative is additive (difference) benchmarking; raking is an iterative ratio method.</w:t>
        </w:r>
      </w:ins>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del w:id="900074" w:author="Claude" w:date="2026-10-07T16:45:00Z">
        <w:r>
          <w:delText xml:space="preserve">with a bias-corrected (Duan smearing) back-transform.</w:delText>
        </w:r>
      </w:del>
      <w:ins w:id="900075" w:author="Claude" w:date="2026-10-07T16:45:00Z">
        <w:r>
          <w:t xml:space="preserve">with the bc_sm smearing factor, the domain’s direct arithmetic mean divided by its direct geometric mean (Annex G.4); without it, unbenchmarked model estimates are geometric means.</w:t>
        </w:r>
      </w:ins>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del w:id="900205" w:author="Claude" w:date="2026-10-07T16:45:00Z">
              <w:r>
                <w:rPr>
                  <w:rStyle w:val="VerbatimChar"/>
                </w:rPr>
                <w:delText xml:space="preserve">Household size</w:delText>
              </w:r>
            </w:del>
            <w:ins w:id="900206" w:author="Claude" w:date="2026-10-07T16:45:00Z">
              <w:r>
                <w:rPr>
                  <w:rStyle w:val="VerbatimChar"/>
                </w:rPr>
                <w:t xml:space="preserve">hhsize</w:t>
              </w:r>
            </w:ins>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del w:id="900153" w:author="Claude" w:date="2026-10-07T16:45:00Z">
        <w:r>
          <w:rPr>
            <w:b/>
          </w:rPr>
          <w:delText xml:space="preserve">Direct-estimate data (optional; one row per area–year).</w:delText>
        </w:r>
      </w:del>
      <w:ins w:id="900154" w:author="Claude" w:date="2026-10-07T16:45:00Z">
        <w:r>
          <w:rPr>
            <w:b/>
          </w:rPr>
          <w:t xml:space="preserve">Direct-estimate data.</w:t>
        </w:r>
      </w:ins>
      <w:r>
        <w:t xml:space="preserve"> </w:t>
      </w:r>
      <w:del w:id="900155" w:author="Claude" w:date="2026-10-07T16:45:00Z">
        <w:r>
          <w:delText xml:space="preserve">If supplied instead of being computed, it must provide the area, year, direct estimate, and sampling variance (and, for MFH change analysis, the cross-year sampling covariances).</w:delText>
        </w:r>
      </w:del>
      <w:ins w:id="900156" w:author="Claude" w:date="2026-10-07T16:45:00Z">
        <w:r>
          <w:t xml:space="preserve">Not an input: the wizard and the classic dashboard always compute direct estimates, sampling variances and cross-year covariances from the survey microdata (Sections 6 and 8.7).</w:t>
        </w:r>
      </w:ins>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xml:space="preserve">☐ R 4.2 or later installed. </w:t>
      </w:r>
      <w:del w:id="900042" w:author="Claude" w:date="2026-10-07T16:45:00Z">
        <w:r>
          <w:delText xml:space="preserve">Latest stable compatible RStudio Desktop strongly recommended for report generation.</w:delText>
        </w:r>
      </w:del>
      <w:ins w:id="900043" w:author="Claude" w:date="2026-10-07T16:45:00Z">
        <w:r>
          <w:t xml:space="preserve">RStudio Desktop optional; existing users can update it if Pandoc is missing or too old.</w:t>
        </w:r>
      </w:ins>
      <w:r>
        <w:t xml:space="preserve">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xml:space="preserve">☐ For poverty only, choose a mapped line column or a positive numeric line for each survey year. For anchored poverty, prepare the anchored line before loading the data (Section 11.11)</w:t>
      </w:r>
      <w:del w:id="900034" w:author="Claude" w:date="2026-10-07T16:45:00Z">
        <w:r>
          <w:delText xml:space="preserve">; the current CPI input does not calculate it.</w:delText>
        </w:r>
      </w:del>
      <w:ins w:id="900035" w:author="Claude" w:date="2026-10-07T16:45:00Z">
        <w:r>
          <w:t xml:space="preserve">; the app does not calculate it from the CPI.</w:t>
        </w:r>
      </w:ins>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del w:id="900209" w:author="Claude" w:date="2026-10-07T16:45:00Z">
        <w:r>
          <w:delText xml:space="preserve">lambda, </w:delText>
        </w:r>
      </w:del>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Change w:id="900238" w:author="Claude" w:date="2026-10-07T16:45:00Z">
          <w:pPr>
            <w:pStyle w:val="Compact"/>
            <w:numPr>
              <w:ilvl w:val="0"/>
              <w:numId w:val="3"/>
            </w:numPr>
          </w:pPr>
        </w:pPrChange>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Change w:id="900239" w:author="Claude" w:date="2026-10-07T16:45:00Z">
          <w:pPr>
            <w:pStyle w:val="Compact"/>
            <w:numPr>
              <w:ilvl w:val="0"/>
              <w:numId w:val="3"/>
            </w:numPr>
          </w:pPr>
        </w:pPrChange>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Change w:id="900240" w:author="Claude" w:date="2026-10-07T16:45:00Z">
          <w:pPr>
            <w:pStyle w:val="Compact"/>
            <w:numPr>
              <w:ilvl w:val="0"/>
              <w:numId w:val="3"/>
            </w:numPr>
          </w:pPr>
        </w:pPrChange>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Change w:id="900241" w:author="Claude" w:date="2026-10-07T16:45:00Z">
          <w:pPr>
            <w:pStyle w:val="Compact"/>
            <w:numPr>
              <w:ilvl w:val="0"/>
              <w:numId w:val="3"/>
            </w:numPr>
          </w:pPr>
        </w:pPrChange>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Change w:id="900242" w:author="Claude" w:date="2026-10-07T16:45:00Z">
          <w:pPr>
            <w:pStyle w:val="Compact"/>
            <w:numPr>
              <w:ilvl w:val="0"/>
              <w:numId w:val="3"/>
            </w:numPr>
          </w:pPr>
        </w:pPrChange>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Change w:id="900243" w:author="Claude" w:date="2026-10-07T16:45:00Z">
          <w:pPr>
            <w:pStyle w:val="Compact"/>
            <w:numPr>
              <w:ilvl w:val="0"/>
              <w:numId w:val="3"/>
            </w:numPr>
          </w:pPr>
        </w:pPrChange>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Change w:id="900244" w:author="Claude" w:date="2026-10-07T16:45:00Z">
          <w:pPr>
            <w:pStyle w:val="Compact"/>
            <w:numPr>
              <w:ilvl w:val="0"/>
              <w:numId w:val="3"/>
            </w:numPr>
          </w:pPr>
        </w:pPrChange>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Change w:id="900245" w:author="Claude" w:date="2026-10-07T16:45:00Z">
          <w:pPr>
            <w:pStyle w:val="Compact"/>
            <w:numPr>
              <w:ilvl w:val="0"/>
              <w:numId w:val="3"/>
            </w:numPr>
          </w:pPr>
        </w:pPrChange>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Change w:id="900246" w:author="Claude" w:date="2026-10-07T16:45:00Z">
          <w:pPr>
            <w:pStyle w:val="Compact"/>
            <w:numPr>
              <w:ilvl w:val="0"/>
              <w:numId w:val="3"/>
            </w:numPr>
          </w:pPr>
        </w:pPrChange>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Change w:id="900247" w:author="Claude" w:date="2026-10-07T16:45:00Z">
          <w:pPr>
            <w:pStyle w:val="Compact"/>
            <w:numPr>
              <w:ilvl w:val="0"/>
              <w:numId w:val="3"/>
            </w:numPr>
          </w:pPr>
        </w:pPrChange>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Change w:id="900248" w:author="Claude" w:date="2026-10-07T16:45:00Z">
          <w:pPr>
            <w:pStyle w:val="Compact"/>
            <w:numPr>
              <w:ilvl w:val="0"/>
              <w:numId w:val="3"/>
            </w:numPr>
          </w:pPr>
        </w:pPrChange>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del w:id="900117" w:author="Claude" w:date="2026-10-07T16:45:00Z">
        <w:r>
          <w:delText xml:space="preserve">headcount changes in percentage points, real mean-welfare changes in percent, and mean-welfare box plots in raw log ratios.</w:delText>
        </w:r>
      </w:del>
      <w:ins w:id="900118" w:author="Claude" w:date="2026-10-07T16:45:00Z">
        <w:r>
          <w:t xml:space="preserve">headcount changes in percentage points (stored as proportions in the significance tables and change maps), real mean-welfare changes in percent, and mean-welfare box plots in raw log ratios (Section 11.13).</w:t>
        </w:r>
      </w:ins>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del w:id="900157" w:author="Claude" w:date="2026-10-07T16:45:00Z">
              <w:r>
                <w:delText xml:space="preserve">(Section 4.1)</w:delText>
              </w:r>
            </w:del>
            <w:ins w:id="900158" w:author="Claude" w:date="2026-10-07T16:45:00Z">
              <w:r>
                <w:t xml:space="preserve">(Section 4.2)</w:t>
              </w:r>
            </w:ins>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del w:id="900159" w:author="Claude" w:date="2026-10-07T16:45:00Z">
              <w:r>
                <w:delText xml:space="preserve">(Section 4.6)</w:delText>
              </w:r>
            </w:del>
            <w:ins w:id="900160" w:author="Claude" w:date="2026-10-07T16:45:00Z">
              <w:r>
                <w:t xml:space="preserve">(Section 4.8)</w:t>
              </w:r>
            </w:ins>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del w:id="900207" w:author="Claude" w:date="2026-10-07T16:45:00Z">
              <w:r>
                <w:delText xml:space="preserve">Use MFH2 (fewest parameters)</w:delText>
              </w:r>
            </w:del>
            <w:ins w:id="900208" w:author="Claude" w:date="2026-10-07T16:45:00Z">
              <w:r>
                <w:t xml:space="preserve">Use MFH2 (the most parsimonious correlated model)</w:t>
              </w:r>
            </w:ins>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del w:id="900161" w:author="Claude" w:date="2026-10-07T16:45:00Z">
              <w:r>
                <w:delText xml:space="preserve">Section 6.4)</w:delText>
              </w:r>
            </w:del>
            <w:ins w:id="900162" w:author="Claude" w:date="2026-10-07T16:45:00Z">
              <w:r>
                <w:t xml:space="preserve">Section 6.6)</w:t>
              </w:r>
            </w:ins>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del w:id="900163" w:author="Claude" w:date="2026-10-07T16:45:00Z">
              <w:r>
                <w:delText xml:space="preserve">(Section 8.5)</w:delText>
              </w:r>
            </w:del>
            <w:ins w:id="900164" w:author="Claude" w:date="2026-10-07T16:45:00Z">
              <w:r>
                <w:t xml:space="preserve">(Section 8.7)</w:t>
              </w:r>
            </w:ins>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del w:id="900036" w:author="Claude" w:date="2026-10-07T16:45:00Z">
              <w:r>
                <w:delText xml:space="preserve">Automatic CPI-based anchored lines are not implemented in this release</w:delText>
              </w:r>
            </w:del>
            <w:ins w:id="900037" w:author="Claude" w:date="2026-10-07T16:45:00Z">
              <w:r>
                <w:t xml:space="preserve">The app does not calculate anchored lines from the CPI; poverty runs use the supplied line as is</w:t>
              </w:r>
            </w:ins>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ins w:id="900210" w:author="Claude" w:date="2026-10-07T16:45:00Z">
        <w:r>
          <w:t xml:space="preserve"> In this annex, δ denotes the area indicator and σ</w:t>
        </w:r>
        <w:r>
          <w:rPr>
            <w:vertAlign w:val="subscript"/>
          </w:rPr>
          <w:t xml:space="preserve">ed</w:t>
        </w:r>
        <w:r>
          <w:t xml:space="preserve">² its sampling variance; Sections 6 to 8 write these as θ and ψ.</w:t>
        </w:r>
      </w:ins>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del w:id="900056" w:author="Claude" w:date="2026-10-07T16:45:00Z">
        <w:r>
          <w:delText xml:space="preserve">, survey weights </w:delText>
        </w:r>
      </w:del>
      <w:ins w:id="900057" w:author="Claude" w:date="2026-10-07T16:45:00Z">
        <w:r>
          <w:t xml:space="preserve">, population weights </w:t>
        </w:r>
      </w:ins>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del w:id="900213" w:author="Claude" w:date="2026-10-07T16:45:00Z">
        <w:r>
          <w:delText xml:space="preserve"> and its sampling-variance estimator are</w:delText>
        </w:r>
      </w:del>
      <w:ins w:id="900214" w:author="Claude" w:date="2026-10-07T16:45:00Z">
        <w:r>
          <w:t xml:space="preserve"> is</w:t>
        </w:r>
      </w:ins>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w:del w:id="900215" w:author="Claude" w:date="2026-10-07T16:45:00Z">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up>
                <m:r>
                  <w:rPr>
                    <w:rFonts w:ascii="Cambria Math" w:hAnsi="Cambria Math"/>
                  </w:rPr>
                  <m:t>2</m:t>
                </m:r>
              </m:sup>
            </m:sSubSup>
          </w:del>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rPr>
          <w:ins w:id="900058" w:author="Claude" w:date="2026-10-07T16:45:00Z"/>
        </w:rPr>
      </w:pPr>
      <w:ins w:id="900059" w:author="Claude" w:date="2026-10-07T16:45:00Z">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ins>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del w:id="900076" w:author="Claude" w:date="2026-10-07T16:45:00Z">
        <w:r>
          <w:delText xml:space="preserve"> Fit on </w:delText>
        </w:r>
      </w:del>
      <w:ins w:id="900077" w:author="Claude" w:date="2026-10-07T16:45:00Z">
        <w:r>
          <w:t xml:space="preserve"> The area-level model is fitted to each domain’s (MFH: domain-year’s) direct mean of </w:t>
        </w:r>
      </w:ins>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del w:id="900078" w:author="Claude" w:date="2026-10-07T16:45:00Z">
        <w:r>
          <w:delText xml:space="preserve">; the naive back-transform </w:delText>
        </w:r>
      </w:del>
      <w:ins w:id="900079" w:author="Claude" w:date="2026-10-07T16:45:00Z">
        <w:r>
          <w:t xml:space="preserve">, computed from households with positive welfare; the naive back-transform </w:t>
        </w:r>
      </w:ins>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del w:id="900080" w:author="Claude" w:date="2026-10-07T16:45:00Z">
        <w:r>
          <w:delText xml:space="preserve"> is downward-biased for the mean. Duan’s smearing estimator multiplies it by the empirical mean of the exponentiated residuals,</w:delText>
        </w:r>
      </w:del>
      <w:ins w:id="900081" w:author="Claude" w:date="2026-10-07T16:45:00Z">
        <w:r>
          <w:t xml:space="preserve"> estimates the geometric mean, which lies below the arithmetic mean of the same positive values. In a unit-level model, Duan’s (1983) smearing estimator multiplies it by the empirical mean of the n exponentiated unit-level residuals,</w:t>
        </w:r>
      </w:ins>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rPr>
          <w:ins w:id="900082" w:author="Claude" w:date="2026-10-07T16:45:00Z"/>
        </w:rPr>
      </w:pPr>
      <w:ins w:id="900083" w:author="Claude" w:date="2026-10-07T16:45:00Z">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ins>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ins w:id="900131" w:author="Claude" w:date="2026-10-07T16:45:00Z">
        <w:r>
          <w:t xml:space="preserve"> The Dashboard uses the ratio form for both poverty rates and mean welfare (Section 7.12); the additive form is shown for reference.</w:t>
        </w:r>
      </w:ins>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t>
      </w:r>
      <w:del w:id="900044" w:author="Claude" w:date="2026-10-07T16:45:00Z">
        <w:r>
          <w:delText xml:space="preserve">which are non-zero when survey rounds share PSUs</w:delText>
        </w:r>
      </w:del>
      <w:ins w:id="900045" w:author="Claude" w:date="2026-10-07T16:45:00Z">
        <w:r>
          <w:t xml:space="preserve">which can be non-zero when survey rounds share PSUs</w:t>
        </w:r>
      </w:ins>
      <w:r>
        <w:t xml:space="preserve">. Under a cluster random-effects model for the household data, two households in the same PSU – whether or not both are re-interviewed – share the cluster effect, so the cross-year covariance of two area means is positive whenever PSUs are reused and </w:t>
      </w:r>
      <w:del w:id="900046" w:author="Claude" w:date="2026-10-07T16:45:00Z">
        <w:r>
          <w:delText xml:space="preserve">zero only under independent sampling</w:delText>
        </w:r>
      </w:del>
      <w:ins w:id="900047" w:author="Claude" w:date="2026-10-07T16:45:00Z">
        <w:r>
          <w:t xml:space="preserve">zero under independent sampling</w:t>
        </w:r>
      </w:ins>
      <w:r>
        <w:t xml:space="preserve">.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